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5213253A" w:rsidR="009733BB" w:rsidRDefault="008123EA" w:rsidP="003F11E5">
      <w:pPr>
        <w:pStyle w:val="Authors"/>
        <w:tabs>
          <w:tab w:val="left" w:pos="1418"/>
        </w:tabs>
      </w:pPr>
      <w:r>
        <w:t>A</w:t>
      </w:r>
      <w:ins w:id="0" w:author="Adam Hill" w:date="2017-10-12T16:58:00Z">
        <w:r w:rsidR="001D1B0B">
          <w:t>J</w:t>
        </w:r>
      </w:ins>
      <w:r>
        <w:t xml:space="preserve"> Hill</w:t>
      </w:r>
      <w:r w:rsidR="009733BB">
        <w:tab/>
      </w:r>
      <w:r w:rsidR="003F11E5">
        <w:t xml:space="preserve">Department of Electronics, Computing &amp; Mathematics, </w:t>
      </w:r>
      <w:r>
        <w:t xml:space="preserve">University of Derby, </w:t>
      </w:r>
      <w:del w:id="1" w:author="Adam Hill" w:date="2017-10-12T16:58:00Z">
        <w:r w:rsidDel="001D1B0B">
          <w:delText xml:space="preserve">Derby, </w:delText>
        </w:r>
      </w:del>
      <w:r>
        <w:t>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0252396D"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del w:id="2" w:author="Adam Hill" w:date="2017-10-12T16:58:00Z">
        <w:r w:rsidR="00EC2B9A" w:rsidDel="001D1B0B">
          <w:rPr>
            <w:lang w:val="en-GB"/>
          </w:rPr>
          <w:delText xml:space="preserve">towards </w:delText>
        </w:r>
      </w:del>
      <w:ins w:id="3" w:author="Adam Hill" w:date="2017-10-12T16:58:00Z">
        <w:r w:rsidR="001D1B0B">
          <w:rPr>
            <w:lang w:val="en-GB"/>
          </w:rPr>
          <w:t xml:space="preserve">to </w:t>
        </w:r>
      </w:ins>
      <w:r w:rsidR="00EC2B9A">
        <w:rPr>
          <w:lang w:val="en-GB"/>
        </w:rPr>
        <w:t>mak</w:t>
      </w:r>
      <w:ins w:id="4" w:author="Adam Hill" w:date="2017-10-12T16:58:00Z">
        <w:r w:rsidR="001D1B0B">
          <w:rPr>
            <w:lang w:val="en-GB"/>
          </w:rPr>
          <w:t xml:space="preserve">e </w:t>
        </w:r>
      </w:ins>
      <w:del w:id="5" w:author="Adam Hill" w:date="2017-10-12T16:58:00Z">
        <w:r w:rsidR="00EC2B9A" w:rsidDel="001D1B0B">
          <w:rPr>
            <w:lang w:val="en-GB"/>
          </w:rPr>
          <w:delText xml:space="preserve">ing </w:delText>
        </w:r>
      </w:del>
      <w:r>
        <w:rPr>
          <w:lang w:val="en-GB"/>
        </w:rPr>
        <w:t>predictions,</w:t>
      </w:r>
      <w:r w:rsidR="00EC2B9A">
        <w:rPr>
          <w:lang w:val="en-GB"/>
        </w:rPr>
        <w:t xml:space="preserve"> </w:t>
      </w:r>
      <w:del w:id="6" w:author="Adam Hill" w:date="2017-10-12T16:59:00Z">
        <w:r w:rsidR="00EC2B9A" w:rsidDel="001D1B0B">
          <w:rPr>
            <w:lang w:val="en-GB"/>
          </w:rPr>
          <w:delText xml:space="preserve">performing </w:delText>
        </w:r>
      </w:del>
      <w:r w:rsidR="00EC2B9A">
        <w:rPr>
          <w:lang w:val="en-GB"/>
        </w:rPr>
        <w:t>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574D49">
        <w:rPr>
          <w:lang w:val="en-GB"/>
        </w:rPr>
        <w:t xml:space="preserve"> </w:t>
      </w:r>
      <w:del w:id="7" w:author="Adam Hill" w:date="2017-10-12T16:59:00Z">
        <w:r w:rsidR="00574D49" w:rsidDel="001D1B0B">
          <w:rPr>
            <w:lang w:val="en-GB"/>
          </w:rPr>
          <w:delText xml:space="preserve">could </w:delText>
        </w:r>
      </w:del>
      <w:r w:rsidR="00574D49">
        <w:rPr>
          <w:lang w:val="en-GB"/>
        </w:rPr>
        <w:t>provide useful visual information</w:t>
      </w:r>
      <w:ins w:id="8" w:author="Adam Hill" w:date="2017-10-12T17:00:00Z">
        <w:r w:rsidR="001D1B0B">
          <w:rPr>
            <w:lang w:val="en-GB"/>
          </w:rPr>
          <w:t xml:space="preserve"> (Figure 1)</w:t>
        </w:r>
      </w:ins>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ins w:id="9" w:author="Adam Hill" w:date="2017-10-12T16:59:00Z">
        <w:r w:rsidR="001D1B0B">
          <w:rPr>
            <w:lang w:val="en-GB"/>
          </w:rPr>
          <w:t xml:space="preserve"> due to computational limitations</w:t>
        </w:r>
      </w:ins>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521FAA5E" w:rsidR="00CC66F3" w:rsidRDefault="00CC66F3" w:rsidP="00CC66F3">
      <w:pPr>
        <w:pStyle w:val="Caption"/>
        <w:jc w:val="center"/>
        <w:rPr>
          <w:lang w:val="en-GB"/>
        </w:rPr>
      </w:pPr>
      <w:r>
        <w:t xml:space="preserve">Figure </w:t>
      </w:r>
      <w:r>
        <w:fldChar w:fldCharType="begin"/>
      </w:r>
      <w:r>
        <w:instrText xml:space="preserve"> SEQ Figure \* ARABIC </w:instrText>
      </w:r>
      <w:r>
        <w:fldChar w:fldCharType="separate"/>
      </w:r>
      <w:r w:rsidR="00BD2614">
        <w:rPr>
          <w:noProof/>
        </w:rPr>
        <w:t>1</w:t>
      </w:r>
      <w:r>
        <w:fldChar w:fldCharType="end"/>
      </w:r>
      <w:ins w:id="10" w:author="Adam Hill" w:date="2017-10-12T17:00:00Z">
        <w:r w:rsidR="001D1B0B">
          <w:t xml:space="preserve"> </w:t>
        </w:r>
      </w:ins>
      <w:r>
        <w:t>Example visual output of an FDTD simulation of reflection behavior with two sound sources and a single obstacle in an almost anechoic domain</w:t>
      </w:r>
      <w:ins w:id="11" w:author="Adam Hill" w:date="2017-10-12T17:00:00Z">
        <w:r w:rsidR="001D1B0B">
          <w:t xml:space="preserve"> </w:t>
        </w:r>
      </w:ins>
      <w:r>
        <w:fldChar w:fldCharType="begin" w:fldLock="1"/>
      </w:r>
      <w:r>
        <w:instrText>ADDIN CSL_CITATION { "citationItems" : [ { "id" : "ITEM-1", "itemData" : { "author" : [ { "dropping-particle" : "", "family" : "Durbridge", "given" : "Simon", "non-dropping-particle" : "", "parse-names" : false, "suffix" : "" } ], "id" : "ITEM-1", "issue" : "May", "issued" : { "date-parts" : [ [ "2017" ] ] }, "number-of-pages" : "1-8", "publisher" : "University of Derby", "title" : "Efficient Acoustic Modelling of Large Spaces using Time Domain Methods", "type" : "thesis" }, "uris" : [ "http://www.mendeley.com/documents/?uuid=020727f3-2a7a-4ba6-8a05-2d1f9e212166" ] } ], "mendeley" : { "formattedCitation" : "[1]", "plainTextFormattedCitation" : "[1]", "previouslyFormattedCitation" : "[1]" }, "properties" : { "noteIndex" : 1 }, "schema" : "https://github.com/citation-style-language/schema/raw/master/csl-citation.json" }</w:instrText>
      </w:r>
      <w:r>
        <w:fldChar w:fldCharType="separate"/>
      </w:r>
      <w:r w:rsidRPr="00CC66F3">
        <w:rPr>
          <w:i w:val="0"/>
          <w:noProof/>
        </w:rPr>
        <w:t>[1]</w:t>
      </w:r>
      <w:r>
        <w:fldChar w:fldCharType="end"/>
      </w:r>
    </w:p>
    <w:p w14:paraId="3480AB9C" w14:textId="77777777" w:rsidR="001D1B0B" w:rsidRDefault="00095869" w:rsidP="00494018">
      <w:pPr>
        <w:jc w:val="both"/>
        <w:rPr>
          <w:ins w:id="12" w:author="Adam Hill" w:date="2017-10-12T17:01:00Z"/>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proofErr w:type="spellStart"/>
      <w:r w:rsidR="00182D24">
        <w:rPr>
          <w:lang w:val="en-GB"/>
        </w:rPr>
        <w:t>Bootledooren</w:t>
      </w:r>
      <w:proofErr w:type="spellEnd"/>
      <w:ins w:id="13" w:author="Adam Hill" w:date="2017-10-12T17:00:00Z">
        <w:r w:rsidR="001D1B0B">
          <w:rPr>
            <w:lang w:val="en-GB"/>
          </w:rPr>
          <w:t xml:space="preserve"> </w:t>
        </w:r>
      </w:ins>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ins w:id="14" w:author="Adam Hill" w:date="2017-10-12T17:00:00Z">
        <w:r w:rsidR="001D1B0B">
          <w:rPr>
            <w:lang w:val="en-GB"/>
          </w:rPr>
          <w:t xml:space="preserve"> to acoustics</w:t>
        </w:r>
      </w:ins>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ins w:id="15" w:author="Adam Hill" w:date="2017-10-12T17:00:00Z">
        <w:r w:rsidR="001D1B0B">
          <w:rPr>
            <w:lang w:val="en-GB"/>
          </w:rPr>
          <w:t>s</w:t>
        </w:r>
      </w:ins>
      <w:r>
        <w:rPr>
          <w:lang w:val="en-GB"/>
        </w:rPr>
        <w:t>.</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ins w:id="16" w:author="Adam Hill" w:date="2017-10-12T17:00:00Z">
        <w:r w:rsidR="001D1B0B">
          <w:rPr>
            <w:lang w:val="en-GB"/>
          </w:rPr>
          <w:t xml:space="preserve"> </w:t>
        </w:r>
      </w:ins>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ins w:id="17" w:author="Adam Hill" w:date="2017-10-12T17:00:00Z">
        <w:r w:rsidR="001D1B0B">
          <w:rPr>
            <w:lang w:val="en-GB"/>
          </w:rPr>
          <w:t xml:space="preserve"> </w:t>
        </w:r>
      </w:ins>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ins w:id="18" w:author="Adam Hill" w:date="2017-10-12T17:00:00Z">
        <w:r w:rsidR="001D1B0B">
          <w:rPr>
            <w:lang w:val="en-GB"/>
          </w:rPr>
          <w:t xml:space="preserve"> </w:t>
        </w:r>
      </w:ins>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ins w:id="19" w:author="Adam Hill" w:date="2017-10-12T17:01:00Z">
        <w:r w:rsidR="001D1B0B">
          <w:rPr>
            <w:lang w:val="en-GB"/>
          </w:rPr>
          <w:t xml:space="preserve"> </w:t>
        </w:r>
      </w:ins>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w:t>
      </w:r>
      <w:r w:rsidR="000F3056">
        <w:rPr>
          <w:lang w:val="en-GB"/>
        </w:rPr>
        <w:t xml:space="preserve"> </w:t>
      </w:r>
    </w:p>
    <w:p w14:paraId="241F5448" w14:textId="77777777" w:rsidR="001D1B0B" w:rsidRDefault="001D1B0B" w:rsidP="00494018">
      <w:pPr>
        <w:jc w:val="both"/>
        <w:rPr>
          <w:ins w:id="20" w:author="Adam Hill" w:date="2017-10-12T17:01:00Z"/>
          <w:lang w:val="en-GB"/>
        </w:rPr>
      </w:pPr>
    </w:p>
    <w:p w14:paraId="6CD49E5B" w14:textId="7836DCC6" w:rsidR="00415B41" w:rsidRDefault="000F3056" w:rsidP="00494018">
      <w:pPr>
        <w:jc w:val="both"/>
        <w:rPr>
          <w:lang w:val="en-GB"/>
        </w:rPr>
      </w:pPr>
      <w:r>
        <w:rPr>
          <w:lang w:val="en-GB"/>
        </w:rPr>
        <w:t>Despite a mature body of supporting work, high frequency and large domain simulations using finite difference methods are still uncommon.</w:t>
      </w:r>
      <w:r w:rsidR="00B9340E">
        <w:rPr>
          <w:lang w:val="en-GB"/>
        </w:rPr>
        <w:t xml:space="preserve"> Work was undertaken </w:t>
      </w:r>
      <w:del w:id="21" w:author="Adam Hill" w:date="2017-10-12T17:01:00Z">
        <w:r w:rsidR="00B9340E" w:rsidDel="001D1B0B">
          <w:rPr>
            <w:lang w:val="en-GB"/>
          </w:rPr>
          <w:delText>arou</w:delText>
        </w:r>
        <w:r w:rsidDel="001D1B0B">
          <w:rPr>
            <w:lang w:val="en-GB"/>
          </w:rPr>
          <w:delText>nd</w:delText>
        </w:r>
        <w:r w:rsidR="00B9340E" w:rsidDel="001D1B0B">
          <w:rPr>
            <w:lang w:val="en-GB"/>
          </w:rPr>
          <w:delText xml:space="preserve"> </w:delText>
        </w:r>
      </w:del>
      <w:ins w:id="22" w:author="Adam Hill" w:date="2017-10-12T17:01:00Z">
        <w:r w:rsidR="001D1B0B">
          <w:rPr>
            <w:lang w:val="en-GB"/>
          </w:rPr>
          <w:t xml:space="preserve">focused on </w:t>
        </w:r>
      </w:ins>
      <w:r w:rsidR="00B9340E">
        <w:rPr>
          <w:lang w:val="en-GB"/>
        </w:rPr>
        <w:t>combining finite difference and ray based methods to simulate large domains</w:t>
      </w:r>
      <w:ins w:id="23" w:author="Adam Hill" w:date="2017-10-12T17:01:00Z">
        <w:r w:rsidR="001D1B0B">
          <w:rPr>
            <w:lang w:val="en-GB"/>
          </w:rPr>
          <w:t xml:space="preserve"> </w:t>
        </w:r>
      </w:ins>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del w:id="24" w:author="Adam Hill" w:date="2017-10-12T17:01:00Z">
        <w:r w:rsidR="00B9340E" w:rsidDel="001D1B0B">
          <w:rPr>
            <w:lang w:val="en-GB"/>
          </w:rPr>
          <w:delText xml:space="preserve">leveraged </w:delText>
        </w:r>
      </w:del>
      <w:ins w:id="25" w:author="Adam Hill" w:date="2017-10-12T17:02:00Z">
        <w:r w:rsidR="001D1B0B">
          <w:rPr>
            <w:lang w:val="en-GB"/>
          </w:rPr>
          <w:t>utilized</w:t>
        </w:r>
      </w:ins>
      <w:ins w:id="26" w:author="Adam Hill" w:date="2017-10-12T17:01:00Z">
        <w:r w:rsidR="001D1B0B">
          <w:rPr>
            <w:lang w:val="en-GB"/>
          </w:rPr>
          <w:t xml:space="preserve"> </w:t>
        </w:r>
      </w:ins>
      <w:r w:rsidR="00B9340E">
        <w:rPr>
          <w:lang w:val="en-GB"/>
        </w:rPr>
        <w:t>this research</w:t>
      </w:r>
      <w:del w:id="27" w:author="Adam Hill" w:date="2017-10-12T17:02:00Z">
        <w:r w:rsidR="00B9340E" w:rsidDel="001D1B0B">
          <w:rPr>
            <w:lang w:val="en-GB"/>
          </w:rPr>
          <w:delText xml:space="preserve"> and provide this functionality</w:delText>
        </w:r>
      </w:del>
      <w:r w:rsidR="00B9340E">
        <w:rPr>
          <w:lang w:val="en-GB"/>
        </w:rPr>
        <w:t>.</w:t>
      </w:r>
      <w:r w:rsidR="0073617A">
        <w:rPr>
          <w:lang w:val="en-GB"/>
        </w:rPr>
        <w:t xml:space="preserve"> </w:t>
      </w:r>
      <w:r w:rsidR="006022B8">
        <w:rPr>
          <w:lang w:val="en-GB"/>
        </w:rPr>
        <w:t>In his</w:t>
      </w:r>
      <w:r w:rsidR="0040225E">
        <w:rPr>
          <w:lang w:val="en-GB"/>
        </w:rPr>
        <w:t xml:space="preserve"> doctoral thesis</w:t>
      </w:r>
      <w:ins w:id="28" w:author="Adam Hill" w:date="2017-10-12T17:02:00Z">
        <w:r w:rsidR="001D1B0B">
          <w:rPr>
            <w:lang w:val="en-GB"/>
          </w:rPr>
          <w:t xml:space="preserve"> </w:t>
        </w:r>
      </w:ins>
      <w:r w:rsidR="00415B41">
        <w:rPr>
          <w:lang w:val="en-GB"/>
        </w:rPr>
        <w:fldChar w:fldCharType="begin" w:fldLock="1"/>
      </w:r>
      <w:r w:rsidR="00B9340E">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B9340E" w:rsidRPr="00B9340E">
        <w:rPr>
          <w:noProof/>
          <w:lang w:val="en-GB"/>
        </w:rPr>
        <w:t>[8]</w:t>
      </w:r>
      <w:r w:rsidR="00415B41">
        <w:rPr>
          <w:lang w:val="en-GB"/>
        </w:rPr>
        <w:fldChar w:fldCharType="end"/>
      </w:r>
      <w:r w:rsidR="0040225E">
        <w:rPr>
          <w:lang w:val="en-GB"/>
        </w:rPr>
        <w:t xml:space="preserve">, </w:t>
      </w:r>
      <w:del w:id="29" w:author="Adam Hill" w:date="2017-10-12T17:02:00Z">
        <w:r w:rsidR="0040225E" w:rsidDel="001D1B0B">
          <w:rPr>
            <w:lang w:val="en-GB"/>
          </w:rPr>
          <w:delText xml:space="preserve">Hill </w:delText>
        </w:r>
      </w:del>
      <w:ins w:id="30" w:author="Adam Hill" w:date="2017-10-12T17:02:00Z">
        <w:r w:rsidR="001D1B0B">
          <w:rPr>
            <w:lang w:val="en-GB"/>
          </w:rPr>
          <w:t xml:space="preserve">one of the authors </w:t>
        </w:r>
      </w:ins>
      <w:r w:rsidR="0040225E">
        <w:rPr>
          <w:lang w:val="en-GB"/>
        </w:rPr>
        <w:t>presented a simple and effective implementation of the FDTD</w:t>
      </w:r>
      <w:r w:rsidR="00522585">
        <w:rPr>
          <w:lang w:val="en-GB"/>
        </w:rPr>
        <w:t xml:space="preserve"> method</w:t>
      </w:r>
      <w:r w:rsidR="0040225E">
        <w:rPr>
          <w:lang w:val="en-GB"/>
        </w:rPr>
        <w:t xml:space="preserve"> for low frequency modelling, that 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4F69C4AA" w:rsidR="0040225E" w:rsidRDefault="0040225E" w:rsidP="00494018">
      <w:pPr>
        <w:jc w:val="both"/>
        <w:rPr>
          <w:lang w:val="en-GB"/>
        </w:rPr>
      </w:pPr>
      <w:r>
        <w:rPr>
          <w:lang w:val="en-GB"/>
        </w:rPr>
        <w:lastRenderedPageBreak/>
        <w:t xml:space="preserve">Following key work such as that by </w:t>
      </w:r>
      <w:proofErr w:type="spellStart"/>
      <w:r>
        <w:rPr>
          <w:lang w:val="en-GB"/>
        </w:rPr>
        <w:t>Trefethen</w:t>
      </w:r>
      <w:proofErr w:type="spellEnd"/>
      <w:ins w:id="31" w:author="Adam Hill" w:date="2017-10-12T17:02:00Z">
        <w:r w:rsidR="001D1B0B">
          <w:rPr>
            <w:lang w:val="en-GB"/>
          </w:rPr>
          <w:t xml:space="preserve"> </w:t>
        </w:r>
      </w:ins>
      <w:r>
        <w:rPr>
          <w:lang w:val="en-GB"/>
        </w:rPr>
        <w:fldChar w:fldCharType="begin" w:fldLock="1"/>
      </w:r>
      <w:r w:rsidR="00B9340E">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B9340E" w:rsidRPr="00B9340E">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ve begun to explore the Fourier pseudo-spectral time domain method (PSTD), most notably the OpenPSTD project from Eindhoven University of Technology</w:t>
      </w:r>
      <w:ins w:id="32" w:author="Adam Hill" w:date="2017-10-12T17:02:00Z">
        <w:r w:rsidR="001D1B0B">
          <w:rPr>
            <w:lang w:val="en-GB"/>
          </w:rPr>
          <w:t xml:space="preserve"> </w:t>
        </w:r>
      </w:ins>
      <w:r w:rsidR="00723CD1">
        <w:rPr>
          <w:lang w:val="en-GB"/>
        </w:rPr>
        <w:fldChar w:fldCharType="begin" w:fldLock="1"/>
      </w:r>
      <w:r w:rsidR="00B9340E">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B9340E" w:rsidRPr="00B9340E">
        <w:rPr>
          <w:noProof/>
          <w:lang w:val="en-GB"/>
        </w:rPr>
        <w:t>[10]</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ins w:id="33" w:author="Adam Hill" w:date="2017-10-12T17:02:00Z">
        <w:r w:rsidR="001D1B0B">
          <w:rPr>
            <w:lang w:val="en-GB"/>
          </w:rPr>
          <w:t xml:space="preserve"> </w:t>
        </w:r>
      </w:ins>
      <w:r w:rsidR="00723CD1">
        <w:rPr>
          <w:lang w:val="en-GB"/>
        </w:rPr>
        <w:fldChar w:fldCharType="begin" w:fldLock="1"/>
      </w:r>
      <w:r w:rsidR="00B9340E">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B9340E" w:rsidRPr="00B9340E">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and introduced</w:t>
      </w:r>
      <w:r w:rsidR="00CD52E5">
        <w:rPr>
          <w:lang w:val="en-GB"/>
        </w:rPr>
        <w:t xml:space="preserve"> potential improvements in</w:t>
      </w:r>
      <w:r w:rsidR="00EF3F29">
        <w:rPr>
          <w:lang w:val="en-GB"/>
        </w:rPr>
        <w:t xml:space="preserve"> execution speed by</w:t>
      </w:r>
      <w:r w:rsidR="00CD52E5">
        <w:rPr>
          <w:lang w:val="en-GB"/>
        </w:rPr>
        <w:t xml:space="preserve"> performing spectral differentiation</w:t>
      </w:r>
      <w:r w:rsidR="00EF3F29">
        <w:rPr>
          <w:lang w:val="en-GB"/>
        </w:rPr>
        <w:t xml:space="preserve"> on a GPGPU</w:t>
      </w:r>
      <w:r w:rsidR="00AD3387">
        <w:rPr>
          <w:lang w:val="en-GB"/>
        </w:rPr>
        <w:t xml:space="preserve"> by</w:t>
      </w:r>
      <w:r w:rsidR="00CD52E5">
        <w:rPr>
          <w:lang w:val="en-GB"/>
        </w:rPr>
        <w:t xml:space="preserve"> using the Fourier PSTD method.</w:t>
      </w:r>
      <w:r w:rsidR="0097388E">
        <w:rPr>
          <w:lang w:val="en-GB"/>
        </w:rPr>
        <w:t xml:space="preserve"> </w:t>
      </w:r>
      <w:r w:rsidR="00D50180">
        <w:rPr>
          <w:lang w:val="en-GB"/>
        </w:rPr>
        <w:t>Th</w:t>
      </w:r>
      <w:r w:rsidR="00AD3387">
        <w:rPr>
          <w:lang w:val="en-GB"/>
        </w:rPr>
        <w:t xml:space="preserve">e early work by </w:t>
      </w:r>
      <w:proofErr w:type="spellStart"/>
      <w:r w:rsidR="00AD3387">
        <w:rPr>
          <w:lang w:val="en-GB"/>
        </w:rPr>
        <w:t>Caunce</w:t>
      </w:r>
      <w:proofErr w:type="spellEnd"/>
      <w:r w:rsidR="00AD3387">
        <w:rPr>
          <w:lang w:val="en-GB"/>
        </w:rPr>
        <w:t xml:space="preserve"> and Angus</w:t>
      </w:r>
      <w:r w:rsidR="00D50180">
        <w:rPr>
          <w:lang w:val="en-GB"/>
        </w:rPr>
        <w:t xml:space="preserve"> study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5983E2DD" w:rsidR="00067C20" w:rsidRDefault="00693692" w:rsidP="00494018">
      <w:pPr>
        <w:jc w:val="both"/>
        <w:rPr>
          <w:lang w:val="en-GB"/>
        </w:rPr>
      </w:pPr>
      <w:r>
        <w:rPr>
          <w:lang w:val="en-GB"/>
        </w:rPr>
        <w:t>In</w:t>
      </w:r>
      <w:r w:rsidR="0097388E">
        <w:rPr>
          <w:lang w:val="en-GB"/>
        </w:rPr>
        <w:t xml:space="preserve"> the field of microcontroller</w:t>
      </w:r>
      <w:r w:rsidR="004F6A6B">
        <w:rPr>
          <w:lang w:val="en-GB"/>
        </w:rPr>
        <w:t xml:space="preserve"> </w:t>
      </w:r>
      <w:del w:id="34" w:author="Adam Hill" w:date="2017-10-12T17:03:00Z">
        <w:r w:rsidR="004F6A6B" w:rsidDel="001D1B0B">
          <w:rPr>
            <w:lang w:val="en-GB"/>
          </w:rPr>
          <w:delText>silicon</w:delText>
        </w:r>
        <w:r w:rsidR="0097388E" w:rsidDel="001D1B0B">
          <w:rPr>
            <w:lang w:val="en-GB"/>
          </w:rPr>
          <w:delText xml:space="preserve"> </w:delText>
        </w:r>
      </w:del>
      <w:r w:rsidR="0097388E">
        <w:rPr>
          <w:lang w:val="en-GB"/>
        </w:rPr>
        <w:t xml:space="preserve">development, </w:t>
      </w:r>
      <w:proofErr w:type="spellStart"/>
      <w:r w:rsidR="00182D24">
        <w:rPr>
          <w:lang w:val="en-GB"/>
        </w:rPr>
        <w:t>Doerr</w:t>
      </w:r>
      <w:proofErr w:type="spellEnd"/>
      <w:ins w:id="35" w:author="Adam Hill" w:date="2017-10-12T17:03:00Z">
        <w:r w:rsidR="001D1B0B">
          <w:rPr>
            <w:lang w:val="en-GB"/>
          </w:rPr>
          <w:t xml:space="preserve"> </w:t>
        </w:r>
      </w:ins>
      <w:r w:rsidR="00182D24">
        <w:rPr>
          <w:lang w:val="en-GB"/>
        </w:rPr>
        <w:fldChar w:fldCharType="begin" w:fldLock="1"/>
      </w:r>
      <w:r w:rsidR="00B9340E">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B9340E" w:rsidRPr="00B9340E">
        <w:rPr>
          <w:noProof/>
          <w:lang w:val="en-GB"/>
        </w:rPr>
        <w:t>[12]–[14]</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w:t>
      </w:r>
      <w:proofErr w:type="spellStart"/>
      <w:r w:rsidR="004F6A6B">
        <w:rPr>
          <w:lang w:val="en-GB"/>
        </w:rPr>
        <w:t>Doerr</w:t>
      </w:r>
      <w:proofErr w:type="spellEnd"/>
      <w:r w:rsidR="004F6A6B">
        <w:rPr>
          <w:lang w:val="en-GB"/>
        </w:rPr>
        <w:t xml:space="preserve"> suggested that a large proportion of the microcontroller domain being simulated is made of a dielectric material and is not necessary for the purpose of the simulation; it should therefore be possible compute only parts of the domain around electromagnetic waves and reduce computation time. </w:t>
      </w:r>
      <w:r w:rsidR="002A0DB3">
        <w:rPr>
          <w:lang w:val="en-GB"/>
        </w:rPr>
        <w:t xml:space="preserve">The sparse finite difference time domain method 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318D5CB4" w:rsidR="0073617A" w:rsidRDefault="00B337A9" w:rsidP="00494018">
      <w:pPr>
        <w:jc w:val="both"/>
        <w:rPr>
          <w:lang w:val="en-GB"/>
        </w:rPr>
      </w:pPr>
      <w:r>
        <w:rPr>
          <w:lang w:val="en-GB"/>
        </w:rPr>
        <w:t>Methods such as FDTD present benefits for low frequency simulation over other simulation methods such as ray based and direct calculation, as features such as the modal behaviour of the acoustic system being modelled is accounted for within the solving method. This is due to solving the acoustic wave equation in second order partial differential form; ray based methods assume planar radiation of sound waves, and ignore the radial propagation Eigen-modes of general acoustic systems.</w:t>
      </w:r>
    </w:p>
    <w:p w14:paraId="437D8944" w14:textId="77777777" w:rsidR="00494018" w:rsidRDefault="00494018" w:rsidP="00494018">
      <w:pPr>
        <w:jc w:val="both"/>
        <w:rPr>
          <w:lang w:val="en-GB"/>
        </w:rPr>
      </w:pPr>
    </w:p>
    <w:p w14:paraId="39DCD97C" w14:textId="1678F392" w:rsidR="0073617A" w:rsidRDefault="00D50180" w:rsidP="00494018">
      <w:pPr>
        <w:jc w:val="both"/>
        <w:rPr>
          <w:lang w:val="en-GB"/>
        </w:rPr>
      </w:pPr>
      <w:r w:rsidRPr="0073617A">
        <w:rPr>
          <w:lang w:val="en-GB"/>
        </w:rPr>
        <w:t>R</w:t>
      </w:r>
      <w:r w:rsidR="00067C20" w:rsidRPr="0073617A">
        <w:rPr>
          <w:lang w:val="en-GB"/>
        </w:rPr>
        <w:t xml:space="preserve">egardless of </w:t>
      </w:r>
      <w:r w:rsidRPr="0073617A">
        <w:rPr>
          <w:lang w:val="en-GB"/>
        </w:rPr>
        <w:t>the method used for solving in the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 </w:t>
      </w:r>
      <w:ins w:id="36" w:author="Adam Hill" w:date="2017-10-12T17:04:00Z">
        <w:r w:rsidR="001D1B0B">
          <w:rPr>
            <w:lang w:val="en-GB"/>
          </w:rPr>
          <w:t xml:space="preserve">a </w:t>
        </w:r>
      </w:ins>
      <w:r w:rsidRPr="0073617A">
        <w:rPr>
          <w:lang w:val="en-GB"/>
        </w:rPr>
        <w:t>simulation in reasonable time</w:t>
      </w:r>
      <w:r w:rsidR="00FB09AE" w:rsidRPr="0073617A">
        <w:rPr>
          <w:lang w:val="en-GB"/>
        </w:rPr>
        <w:t>.</w:t>
      </w:r>
    </w:p>
    <w:p w14:paraId="3D622011" w14:textId="77777777" w:rsidR="00494018" w:rsidRDefault="00494018" w:rsidP="00494018">
      <w:pPr>
        <w:jc w:val="both"/>
        <w:rPr>
          <w:lang w:val="en-GB"/>
        </w:rPr>
      </w:pPr>
    </w:p>
    <w:p w14:paraId="3C1BC5B0" w14:textId="3E39759F" w:rsidR="00633271" w:rsidRPr="00C637D8" w:rsidRDefault="00FB09AE" w:rsidP="00494018">
      <w:pPr>
        <w:jc w:val="both"/>
        <w:rPr>
          <w:lang w:val="en-GB"/>
        </w:rPr>
      </w:pPr>
      <w:r>
        <w:rPr>
          <w:lang w:val="en-GB"/>
        </w:rPr>
        <w:t>However, large scale and high frequency simulations are difficult to perform using these methods, not only because of the large computational resources required to perform the simulations; often the time required to perform these simulations is also severely limiting</w:t>
      </w:r>
      <w:r w:rsidR="0073617A">
        <w:rPr>
          <w:lang w:val="en-GB"/>
        </w:rPr>
        <w:t>.</w:t>
      </w:r>
      <w:r>
        <w:rPr>
          <w:lang w:val="en-GB"/>
        </w:rPr>
        <w:t xml:space="preserve"> This is due to the 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are 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 xml:space="preserve">of a simulation,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specialist users such as the slightly more academic sound engineer, </w:t>
      </w:r>
      <w:r w:rsidR="00633271">
        <w:rPr>
          <w:lang w:val="en-GB"/>
        </w:rPr>
        <w:t>loudspeaker designers</w:t>
      </w:r>
      <w:r w:rsidR="00E57224">
        <w:rPr>
          <w:lang w:val="en-GB"/>
        </w:rPr>
        <w:t xml:space="preserve"> and undergraduate students. </w:t>
      </w:r>
    </w:p>
    <w:p w14:paraId="5E99AD58" w14:textId="77777777" w:rsidR="00494018" w:rsidRDefault="00494018" w:rsidP="00494018">
      <w:pPr>
        <w:jc w:val="both"/>
        <w:rPr>
          <w:lang w:val="en-GB"/>
        </w:rPr>
      </w:pPr>
    </w:p>
    <w:p w14:paraId="14117E6D" w14:textId="77777777" w:rsidR="001D1B0B" w:rsidRDefault="00CF79CB" w:rsidP="00494018">
      <w:pPr>
        <w:jc w:val="both"/>
        <w:rPr>
          <w:ins w:id="37" w:author="Adam Hill" w:date="2017-10-12T17:07:00Z"/>
          <w:lang w:val="en-GB"/>
        </w:rPr>
      </w:pPr>
      <w:r>
        <w:rPr>
          <w:lang w:val="en-GB"/>
        </w:rPr>
        <w:t>The FDTD method in a more basic impleme</w:t>
      </w:r>
      <w:r w:rsidR="007D7E4F">
        <w:rPr>
          <w:lang w:val="en-GB"/>
        </w:rPr>
        <w:t>ntation</w:t>
      </w:r>
      <w:r>
        <w:rPr>
          <w:lang w:val="en-GB"/>
        </w:rPr>
        <w:t xml:space="preserve"> involves </w:t>
      </w:r>
      <w:r w:rsidR="007D7E4F">
        <w:rPr>
          <w:lang w:val="en-GB"/>
        </w:rPr>
        <w:t>representing an acoustic system</w:t>
      </w:r>
      <w:ins w:id="38" w:author="Adam Hill" w:date="2017-10-12T17:06:00Z">
        <w:r w:rsidR="001D1B0B">
          <w:rPr>
            <w:lang w:val="en-GB"/>
          </w:rPr>
          <w:t>,</w:t>
        </w:r>
      </w:ins>
      <w:r w:rsidR="007D7E4F">
        <w:rPr>
          <w:lang w:val="en-GB"/>
        </w:rPr>
        <w:t xml:space="preserve"> such as a room, as a set of matrices that represent points of pressure and points of ve</w:t>
      </w:r>
      <w:r w:rsidR="00494018">
        <w:rPr>
          <w:lang w:val="en-GB"/>
        </w:rPr>
        <w:t xml:space="preserve">locity within the system. </w:t>
      </w:r>
      <w:r w:rsidR="007D7E4F">
        <w:rPr>
          <w:lang w:val="en-GB"/>
        </w:rPr>
        <w:t>The conceptual distance between the points in the system is defined by the stability of the equations being solved, and the highest frequency of interest. The number of points is also dictated by</w:t>
      </w:r>
      <w:r w:rsidR="00494018">
        <w:rPr>
          <w:lang w:val="en-GB"/>
        </w:rPr>
        <w:t xml:space="preserve"> the size of the system. </w:t>
      </w:r>
    </w:p>
    <w:p w14:paraId="70860B27" w14:textId="77777777" w:rsidR="001D1B0B" w:rsidRDefault="001D1B0B" w:rsidP="00494018">
      <w:pPr>
        <w:jc w:val="both"/>
        <w:rPr>
          <w:ins w:id="39" w:author="Adam Hill" w:date="2017-10-12T17:07:00Z"/>
          <w:lang w:val="en-GB"/>
        </w:rPr>
      </w:pPr>
    </w:p>
    <w:p w14:paraId="21C2B744" w14:textId="1A3789D3" w:rsidR="007D7E4F" w:rsidRDefault="007D7E4F" w:rsidP="00494018">
      <w:pPr>
        <w:jc w:val="both"/>
        <w:rPr>
          <w:ins w:id="40" w:author="Adam Hill" w:date="2017-10-12T17:08:00Z"/>
          <w:lang w:val="en-GB"/>
        </w:rPr>
      </w:pPr>
      <w:r>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r>
        <w:rPr>
          <w:lang w:val="en-GB"/>
        </w:rPr>
        <w:t>More specifically, the</w:t>
      </w:r>
      <w:commentRangeStart w:id="41"/>
      <w:r>
        <w:rPr>
          <w:lang w:val="en-GB"/>
        </w:rPr>
        <w:t xml:space="preserve"> Courant-</w:t>
      </w:r>
      <w:proofErr w:type="spellStart"/>
      <w:r>
        <w:rPr>
          <w:lang w:val="en-GB"/>
        </w:rPr>
        <w:t>Freidrichs</w:t>
      </w:r>
      <w:proofErr w:type="spellEnd"/>
      <w:r>
        <w:rPr>
          <w:lang w:val="en-GB"/>
        </w:rPr>
        <w:t>-</w:t>
      </w:r>
      <w:proofErr w:type="spellStart"/>
      <w:r>
        <w:rPr>
          <w:lang w:val="en-GB"/>
        </w:rPr>
        <w:t>Lewey</w:t>
      </w:r>
      <w:proofErr w:type="spellEnd"/>
      <w:r>
        <w:rPr>
          <w:lang w:val="en-GB"/>
        </w:rPr>
        <w:t xml:space="preserve"> (CFL) </w:t>
      </w:r>
      <w:commentRangeEnd w:id="41"/>
      <w:r w:rsidR="001D1B0B">
        <w:rPr>
          <w:rStyle w:val="CommentReference"/>
        </w:rPr>
        <w:commentReference w:id="41"/>
      </w:r>
      <w:r>
        <w:rPr>
          <w:lang w:val="en-GB"/>
        </w:rPr>
        <w:t>condition is a condition that dictates the minimum length of time step and spatial step required for a convergent solution. The equation for</w:t>
      </w:r>
      <w:r w:rsidR="009A6C8A">
        <w:rPr>
          <w:lang w:val="en-GB"/>
        </w:rPr>
        <w:t xml:space="preserve"> Courant number in</w:t>
      </w:r>
      <w:r>
        <w:rPr>
          <w:lang w:val="en-GB"/>
        </w:rPr>
        <w:t xml:space="preserve"> the </w:t>
      </w:r>
      <w:r w:rsidR="009942ED">
        <w:rPr>
          <w:lang w:val="en-GB"/>
        </w:rPr>
        <w:t>one-dimensional</w:t>
      </w:r>
      <w:r>
        <w:rPr>
          <w:lang w:val="en-GB"/>
        </w:rPr>
        <w:t xml:space="preserve"> case is given below:</w:t>
      </w:r>
    </w:p>
    <w:p w14:paraId="5FAF1BD9" w14:textId="77777777" w:rsidR="00523A8E" w:rsidRDefault="00523A8E" w:rsidP="00494018">
      <w:pPr>
        <w:jc w:val="both"/>
        <w:rPr>
          <w:lang w:val="en-GB"/>
        </w:rPr>
      </w:pPr>
    </w:p>
    <w:p w14:paraId="4B1F5253" w14:textId="445421E5" w:rsidR="00494018" w:rsidRPr="00523A8E" w:rsidRDefault="007D7E4F" w:rsidP="00494018">
      <w:pPr>
        <w:ind w:left="360"/>
        <w:jc w:val="both"/>
        <w:rPr>
          <w:ins w:id="42" w:author="Adam Hill" w:date="2017-10-12T17:08:00Z"/>
          <w:sz w:val="24"/>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r>
                <m:rPr>
                  <m:sty m:val="p"/>
                </m:rPr>
                <w:rPr>
                  <w:rStyle w:val="CommentReference"/>
                </w:rPr>
                <w:commentReference w:id="43"/>
              </m:r>
            </m:sub>
          </m:sSub>
        </m:oMath>
      </m:oMathPara>
    </w:p>
    <w:p w14:paraId="6AA53404" w14:textId="77777777" w:rsidR="00523A8E" w:rsidRDefault="00523A8E" w:rsidP="00494018">
      <w:pPr>
        <w:ind w:left="360"/>
        <w:jc w:val="both"/>
        <w:rPr>
          <w:lang w:val="en-GB"/>
        </w:rPr>
      </w:pPr>
    </w:p>
    <w:p w14:paraId="29CBA51A" w14:textId="1466664C" w:rsidR="00494018" w:rsidRPr="00805DB7" w:rsidRDefault="009A6C8A" w:rsidP="00494018">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FDTD simulation is typically 1. </w:t>
      </w:r>
      <w:r w:rsidR="00805DB7">
        <w:rPr>
          <w:lang w:val="en-GB"/>
        </w:rPr>
        <w:t xml:space="preserve">As the amount of memory required for a </w:t>
      </w:r>
      <w:r w:rsidR="00805DB7">
        <w:rPr>
          <w:lang w:val="en-GB"/>
        </w:rPr>
        <w:lastRenderedPageBreak/>
        <w:t>simulation scales with frequency, it also scales with domain size as the constraints are points per distance. It is difficult to perform large simulations up to high frequency, as the amount of memory required to perform a simulation can quickly become greater than that available in non-specialist computer systems. Another fundamental problem with the FDTD method is the requirement to constantly perform non-contiguous memory accesse</w:t>
      </w:r>
      <w:r w:rsidR="00494018">
        <w:rPr>
          <w:lang w:val="en-GB"/>
        </w:rPr>
        <w:t xml:space="preserve">s to perform calculations. </w:t>
      </w:r>
      <w:r w:rsidR="00805DB7">
        <w:rPr>
          <w:lang w:val="en-GB"/>
        </w:rPr>
        <w:t xml:space="preserve">Computer memory access (particularly in the CPU cache) is optimised for contiguous accesses in one </w:t>
      </w:r>
      <w:r w:rsidR="004A5E8F">
        <w:rPr>
          <w:lang w:val="en-GB"/>
        </w:rPr>
        <w:t>direction</w:t>
      </w:r>
      <w:r w:rsidR="006D0FDC">
        <w:rPr>
          <w:lang w:val="en-GB"/>
        </w:rPr>
        <w:t>. The FDTD method can require the system to access</w:t>
      </w:r>
      <w:r w:rsidR="00805DB7">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77777777" w:rsidR="00494018" w:rsidRDefault="006D0FDC" w:rsidP="00494018">
      <w:pPr>
        <w:jc w:val="both"/>
        <w:rPr>
          <w:lang w:val="en-GB"/>
        </w:rPr>
      </w:pPr>
      <w:r>
        <w:rPr>
          <w:lang w:val="en-GB"/>
        </w:rPr>
        <w:t xml:space="preserve">Two similar methods to FDTD that may execute faster </w:t>
      </w:r>
      <w:r w:rsidR="00494018">
        <w:rPr>
          <w:lang w:val="en-GB"/>
        </w:rPr>
        <w:t xml:space="preserve">are the PSTD and SFDTD methods. </w:t>
      </w:r>
      <w:r>
        <w:rPr>
          <w:lang w:val="en-GB"/>
        </w:rPr>
        <w:t>The PSTD method follows a similar form to the FDTD methods in most respects. The differentiation in the method is performed in the frequency domain; each domain matrix is multiplied by the impulse response of 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 xml:space="preserve">this method requires a </w:t>
      </w:r>
      <w:commentRangeStart w:id="44"/>
      <w:r w:rsidR="005242DD">
        <w:rPr>
          <w:lang w:val="en-GB"/>
        </w:rPr>
        <w:t>PML</w:t>
      </w:r>
      <w:commentRangeEnd w:id="44"/>
      <w:r w:rsidR="00523A8E">
        <w:rPr>
          <w:rStyle w:val="CommentReference"/>
        </w:rPr>
        <w:commentReference w:id="44"/>
      </w:r>
      <w:r w:rsidR="005242DD">
        <w:rPr>
          <w:lang w:val="en-GB"/>
        </w:rPr>
        <w:t xml:space="preserve"> to overcome Gibbs phenomenon and can suffer from aliasing due to the non-periodic nature of the system being simulated</w:t>
      </w:r>
      <w:r w:rsidR="00494018">
        <w:rPr>
          <w:lang w:val="en-GB"/>
        </w:rPr>
        <w:t>.</w:t>
      </w:r>
    </w:p>
    <w:p w14:paraId="47A997EE" w14:textId="77777777" w:rsidR="00494018" w:rsidRDefault="00494018" w:rsidP="00494018">
      <w:pPr>
        <w:ind w:left="360"/>
        <w:jc w:val="both"/>
        <w:rPr>
          <w:lang w:val="en-GB"/>
        </w:rPr>
      </w:pPr>
    </w:p>
    <w:p w14:paraId="33C993BB" w14:textId="7A85B905" w:rsidR="00680E2F" w:rsidRDefault="005242DD" w:rsidP="00494018">
      <w:pPr>
        <w:jc w:val="both"/>
        <w:rPr>
          <w:lang w:val="en-GB"/>
        </w:rPr>
      </w:pPr>
      <w:r>
        <w:rPr>
          <w:lang w:val="en-GB"/>
        </w:rPr>
        <w:t>The SFDTD method involves windowing around the portions of the domain that have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 and there is little literature in acoustics t</w:t>
      </w:r>
      <w:r w:rsidR="00494018">
        <w:rPr>
          <w:lang w:val="en-GB"/>
        </w:rPr>
        <w:t xml:space="preserve">hat have explored this method. </w:t>
      </w:r>
      <w:r>
        <w:rPr>
          <w:lang w:val="en-GB"/>
        </w:rPr>
        <w:t xml:space="preserve">As such,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 from numeric dispersion. - WHAT</w:t>
      </w:r>
    </w:p>
    <w:p w14:paraId="57353683" w14:textId="2C7F7D1E" w:rsidR="00680E2F" w:rsidRPr="00494018" w:rsidRDefault="003E6CFF" w:rsidP="00494018">
      <w:pPr>
        <w:ind w:left="360"/>
        <w:jc w:val="both"/>
        <w:rPr>
          <w:color w:val="FF0000"/>
          <w:lang w:val="en-GB"/>
        </w:rPr>
      </w:pPr>
      <w:r w:rsidRPr="00494018">
        <w:rPr>
          <w:color w:val="FF0000"/>
          <w:highlight w:val="yellow"/>
          <w:lang w:val="en-GB"/>
        </w:rPr>
        <w:t>Figures backing up the problems</w:t>
      </w:r>
    </w:p>
    <w:p w14:paraId="31EFB680" w14:textId="77777777" w:rsidR="00494018" w:rsidRPr="00067C20" w:rsidRDefault="00494018" w:rsidP="00494018">
      <w:pPr>
        <w:ind w:left="360"/>
        <w:jc w:val="both"/>
        <w:rPr>
          <w:lang w:val="en-GB"/>
        </w:rPr>
      </w:pPr>
    </w:p>
    <w:p w14:paraId="685DDDF4" w14:textId="196D3AB9" w:rsidR="00874EB8" w:rsidRDefault="00D61A3C" w:rsidP="00494018">
      <w:pPr>
        <w:jc w:val="both"/>
      </w:pPr>
      <w:r>
        <w:rPr>
          <w:lang w:val="en-GB"/>
        </w:rPr>
        <w:t>The aim of this paper is to explore the improvements of execution speed of the PSTD and SFDTD m</w:t>
      </w:r>
      <w:r w:rsidR="00494018">
        <w:rPr>
          <w:lang w:val="en-GB"/>
        </w:rPr>
        <w:t xml:space="preserve">ethods, over the FDTD method. </w:t>
      </w:r>
      <w:r>
        <w:rPr>
          <w:lang w:val="en-GB"/>
        </w:rPr>
        <w:t xml:space="preserve">In the following section of this paper, a series of simulation </w:t>
      </w:r>
      <w:r w:rsidR="00494018">
        <w:rPr>
          <w:lang w:val="en-GB"/>
        </w:rPr>
        <w:t xml:space="preserve">test cases are described. </w:t>
      </w:r>
      <w:r>
        <w:rPr>
          <w:lang w:val="en-GB"/>
        </w:rPr>
        <w:t>Following this, the results of the acoustic output and the execution speed of the simulation methods are compared. Finally, the execution speed profile of each method is reviewed, highlighting where the speed bot</w:t>
      </w:r>
      <w:r w:rsidR="00494018">
        <w:rPr>
          <w:lang w:val="en-GB"/>
        </w:rPr>
        <w:t xml:space="preserve">tlenecks occur in each </w:t>
      </w:r>
      <w:commentRangeStart w:id="45"/>
      <w:r w:rsidR="00494018">
        <w:rPr>
          <w:lang w:val="en-GB"/>
        </w:rPr>
        <w:t>method</w:t>
      </w:r>
      <w:commentRangeEnd w:id="45"/>
      <w:r w:rsidR="00523A8E">
        <w:rPr>
          <w:rStyle w:val="CommentReference"/>
        </w:rPr>
        <w:commentReference w:id="45"/>
      </w:r>
      <w:r w:rsidR="00494018">
        <w:rPr>
          <w:lang w:val="en-GB"/>
        </w:rPr>
        <w:t xml:space="preserve">. </w:t>
      </w:r>
      <w:del w:id="46" w:author="Adam Hill" w:date="2017-10-12T17:12:00Z">
        <w:r w:rsidR="00770711" w:rsidRPr="00D61A3C" w:rsidDel="00523A8E">
          <w:delText xml:space="preserve">The work </w:delText>
        </w:r>
        <w:r w:rsidDel="00523A8E">
          <w:delText xml:space="preserve">described in this paper </w:delText>
        </w:r>
        <w:r w:rsidR="00770711" w:rsidRPr="00D61A3C" w:rsidDel="00523A8E">
          <w:delText xml:space="preserve">was undertaken </w:delText>
        </w:r>
        <w:r w:rsidDel="00523A8E">
          <w:delText>using the Matlab language and IDE</w:delText>
        </w:r>
        <w:r w:rsidR="00770711" w:rsidRPr="00D61A3C" w:rsidDel="00523A8E">
          <w:delText xml:space="preserve">, as part of an MSc project at the University of </w:delText>
        </w:r>
        <w:commentRangeStart w:id="47"/>
        <w:r w:rsidR="00770711" w:rsidRPr="00D61A3C" w:rsidDel="00523A8E">
          <w:delText>Derby</w:delText>
        </w:r>
        <w:commentRangeEnd w:id="47"/>
        <w:r w:rsidR="00523A8E" w:rsidDel="00523A8E">
          <w:rPr>
            <w:rStyle w:val="CommentReference"/>
          </w:rPr>
          <w:commentReference w:id="47"/>
        </w:r>
        <w:r w:rsidR="00770711" w:rsidRPr="00D61A3C" w:rsidDel="00523A8E">
          <w:delText xml:space="preserve">. </w:delText>
        </w:r>
      </w:del>
    </w:p>
    <w:p w14:paraId="73496BAA" w14:textId="77777777" w:rsidR="00D7636A" w:rsidRPr="00494018" w:rsidRDefault="00D7636A" w:rsidP="00494018">
      <w:pPr>
        <w:jc w:val="both"/>
        <w:rPr>
          <w:sz w:val="24"/>
          <w:lang w:val="en-GB"/>
        </w:rPr>
      </w:pPr>
    </w:p>
    <w:p w14:paraId="3B8D2BC3" w14:textId="4C804F14" w:rsidR="00680E2F" w:rsidRPr="00680E2F" w:rsidRDefault="00F706F3" w:rsidP="003F11E5">
      <w:pPr>
        <w:pStyle w:val="Heading1"/>
        <w:jc w:val="both"/>
      </w:pPr>
      <w:r>
        <w:t xml:space="preserve">Implementation </w:t>
      </w:r>
      <w:r w:rsidR="00680E2F">
        <w:t>Experiment</w:t>
      </w:r>
    </w:p>
    <w:p w14:paraId="6C082882" w14:textId="119A29DF" w:rsidR="00F9362B" w:rsidRDefault="00F9362B" w:rsidP="00E2538F">
      <w:pPr>
        <w:jc w:val="both"/>
        <w:rPr>
          <w:ins w:id="48" w:author="Adam Hill" w:date="2017-10-12T17:13:00Z"/>
          <w:lang w:val="en-GB"/>
        </w:rPr>
      </w:pPr>
      <w:r>
        <w:rPr>
          <w:lang w:val="en-GB"/>
        </w:rPr>
        <w:t>In order to test the execution speed of the FDTD, PSTD and SFDTD methods, all three were implemented as functions in Matlab. Code development and speed testing was executed</w:t>
      </w:r>
      <w:r w:rsidR="00307F27">
        <w:rPr>
          <w:lang w:val="en-GB"/>
        </w:rPr>
        <w:t xml:space="preserve"> on a</w:t>
      </w:r>
      <w:r>
        <w:rPr>
          <w:lang w:val="en-GB"/>
        </w:rPr>
        <w:t xml:space="preserve"> PC with the following characteristics:</w:t>
      </w:r>
    </w:p>
    <w:p w14:paraId="6244FD6B" w14:textId="77777777" w:rsidR="00523A8E" w:rsidRDefault="00523A8E" w:rsidP="00E2538F">
      <w:pPr>
        <w:jc w:val="both"/>
        <w:rPr>
          <w:lang w:val="en-GB"/>
        </w:rPr>
      </w:pPr>
    </w:p>
    <w:p w14:paraId="476C34FD" w14:textId="5AC57A41" w:rsidR="00D6218E" w:rsidRPr="00E2538F" w:rsidRDefault="00F9362B" w:rsidP="00E2538F">
      <w:pPr>
        <w:pStyle w:val="ListParagraph"/>
        <w:numPr>
          <w:ilvl w:val="0"/>
          <w:numId w:val="10"/>
        </w:numPr>
        <w:jc w:val="both"/>
        <w:rPr>
          <w:lang w:val="en-GB"/>
        </w:rPr>
      </w:pPr>
      <w:r w:rsidRPr="00E2538F">
        <w:rPr>
          <w:lang w:val="en-GB"/>
        </w:rPr>
        <w:t>Operating System: Windows 10</w:t>
      </w:r>
    </w:p>
    <w:p w14:paraId="3C442038" w14:textId="446D4280" w:rsidR="00F9362B" w:rsidRPr="00E2538F" w:rsidRDefault="00F9362B" w:rsidP="00E2538F">
      <w:pPr>
        <w:pStyle w:val="ListParagraph"/>
        <w:numPr>
          <w:ilvl w:val="0"/>
          <w:numId w:val="10"/>
        </w:numPr>
        <w:jc w:val="both"/>
        <w:rPr>
          <w:lang w:val="en-GB"/>
        </w:rPr>
      </w:pPr>
      <w:r w:rsidRPr="00E2538F">
        <w:rPr>
          <w:lang w:val="en-GB"/>
        </w:rPr>
        <w:t>CPU: i5 4960k Overclocked to 4.5GHz and 1.227V</w:t>
      </w:r>
    </w:p>
    <w:p w14:paraId="2E9CF4B4" w14:textId="4AAD60E8" w:rsidR="00F9362B" w:rsidRPr="00E2538F" w:rsidRDefault="00F9362B" w:rsidP="00E2538F">
      <w:pPr>
        <w:pStyle w:val="ListParagraph"/>
        <w:numPr>
          <w:ilvl w:val="0"/>
          <w:numId w:val="10"/>
        </w:numPr>
        <w:jc w:val="both"/>
        <w:rPr>
          <w:lang w:val="en-GB"/>
        </w:rPr>
      </w:pPr>
      <w:r w:rsidRPr="00E2538F">
        <w:rPr>
          <w:lang w:val="en-GB"/>
        </w:rPr>
        <w:t>RAM: 16GB DDR3 ram at 3875 MHz</w:t>
      </w:r>
    </w:p>
    <w:p w14:paraId="03E4283C" w14:textId="1E7242EC" w:rsidR="00F9362B" w:rsidRPr="00E2538F" w:rsidRDefault="00F9362B" w:rsidP="00E2538F">
      <w:pPr>
        <w:pStyle w:val="ListParagraph"/>
        <w:numPr>
          <w:ilvl w:val="0"/>
          <w:numId w:val="10"/>
        </w:numPr>
        <w:jc w:val="both"/>
        <w:rPr>
          <w:lang w:val="en-GB"/>
        </w:rPr>
      </w:pPr>
      <w:r w:rsidRPr="00E2538F">
        <w:rPr>
          <w:lang w:val="en-GB"/>
        </w:rPr>
        <w:t>Motherboard: Asus Gryphon Armour Edition with Z97 chipset</w:t>
      </w:r>
    </w:p>
    <w:p w14:paraId="3EF8497A" w14:textId="0BBACE90" w:rsidR="00F9362B" w:rsidRDefault="00F9362B" w:rsidP="00E2538F">
      <w:pPr>
        <w:pStyle w:val="ListParagraph"/>
        <w:numPr>
          <w:ilvl w:val="0"/>
          <w:numId w:val="10"/>
        </w:numPr>
        <w:jc w:val="both"/>
        <w:rPr>
          <w:ins w:id="49" w:author="Adam Hill" w:date="2017-10-12T17:13:00Z"/>
          <w:lang w:val="en-GB"/>
        </w:rPr>
      </w:pPr>
      <w:r w:rsidRPr="00E2538F">
        <w:rPr>
          <w:lang w:val="en-GB"/>
        </w:rPr>
        <w:t xml:space="preserve">GPU: Nvidia GTX 1070 </w:t>
      </w:r>
    </w:p>
    <w:p w14:paraId="189311E1" w14:textId="77777777" w:rsidR="00523A8E" w:rsidRPr="00E2538F" w:rsidRDefault="00523A8E">
      <w:pPr>
        <w:pStyle w:val="ListParagraph"/>
        <w:jc w:val="both"/>
        <w:rPr>
          <w:lang w:val="en-GB"/>
        </w:rPr>
        <w:pPrChange w:id="50" w:author="Adam Hill" w:date="2017-10-12T17:13:00Z">
          <w:pPr>
            <w:pStyle w:val="ListParagraph"/>
            <w:numPr>
              <w:numId w:val="10"/>
            </w:numPr>
            <w:ind w:hanging="360"/>
            <w:jc w:val="both"/>
          </w:pPr>
        </w:pPrChange>
      </w:pPr>
    </w:p>
    <w:p w14:paraId="1D39971E" w14:textId="230F5382"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77777777" w:rsidR="00E2538F" w:rsidRDefault="00E2538F" w:rsidP="00E2538F">
      <w:pPr>
        <w:jc w:val="both"/>
        <w:rPr>
          <w:lang w:val="en-GB"/>
        </w:rPr>
      </w:pPr>
    </w:p>
    <w:p w14:paraId="40274807" w14:textId="268DB205"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xml:space="preserve">, based on </w:t>
      </w:r>
      <w:del w:id="51" w:author="Adam Hill" w:date="2017-10-12T17:13:00Z">
        <w:r w:rsidDel="00523A8E">
          <w:rPr>
            <w:lang w:val="en-GB"/>
          </w:rPr>
          <w:delText xml:space="preserve">the </w:delText>
        </w:r>
      </w:del>
      <w:ins w:id="52" w:author="Adam Hill" w:date="2017-10-12T17:13:00Z">
        <w:r w:rsidR="00523A8E">
          <w:rPr>
            <w:lang w:val="en-GB"/>
          </w:rPr>
          <w:t xml:space="preserve">previous </w:t>
        </w:r>
      </w:ins>
      <w:r>
        <w:rPr>
          <w:lang w:val="en-GB"/>
        </w:rPr>
        <w:t xml:space="preserve">work by </w:t>
      </w:r>
      <w:del w:id="53" w:author="Adam Hill" w:date="2017-10-12T17:13:00Z">
        <w:r w:rsidDel="00523A8E">
          <w:rPr>
            <w:lang w:val="en-GB"/>
          </w:rPr>
          <w:delText>Hill</w:delText>
        </w:r>
      </w:del>
      <w:ins w:id="54" w:author="Adam Hill" w:date="2017-10-12T17:13:00Z">
        <w:r w:rsidR="00523A8E">
          <w:rPr>
            <w:lang w:val="en-GB"/>
          </w:rPr>
          <w:t xml:space="preserve">one of the authors </w:t>
        </w:r>
      </w:ins>
      <w:r>
        <w:rPr>
          <w:lang w:val="en-GB"/>
        </w:rPr>
        <w:fldChar w:fldCharType="begin" w:fldLock="1"/>
      </w:r>
      <w:r w:rsidR="00B9340E">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B9340E" w:rsidRPr="00B9340E">
        <w:rPr>
          <w:noProof/>
          <w:lang w:val="en-GB"/>
        </w:rPr>
        <w:t>[8]</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 xml:space="preserve">The differentiation in the FDTD method is performed by indexing into discrete points of pressure and velocity potential matrices, and calculating new local values of each based on the old and surrounding </w:t>
      </w:r>
      <w:r w:rsidR="002D3F8E">
        <w:rPr>
          <w:lang w:val="en-GB"/>
        </w:rPr>
        <w:lastRenderedPageBreak/>
        <w:t>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w:t>
      </w:r>
      <w:ins w:id="55" w:author="Adam Hill" w:date="2017-10-12T17:13:00Z">
        <w:r w:rsidR="00523A8E">
          <w:rPr>
            <w:lang w:val="en-GB"/>
          </w:rPr>
          <w:t xml:space="preserve"> </w:t>
        </w:r>
      </w:ins>
      <w:r w:rsidR="00D94258">
        <w:rPr>
          <w:lang w:val="en-GB"/>
        </w:rPr>
        <w:t xml:space="preserve">m </w:t>
      </w:r>
      <w:del w:id="56" w:author="Adam Hill" w:date="2017-10-12T17:14:00Z">
        <w:r w:rsidR="00D94258" w:rsidDel="00523A8E">
          <w:rPr>
            <w:lang w:val="en-GB"/>
          </w:rPr>
          <w:delText>wide by</w:delText>
        </w:r>
      </w:del>
      <w:ins w:id="57" w:author="Adam Hill" w:date="2017-10-12T17:14:00Z">
        <w:r w:rsidR="00523A8E">
          <w:rPr>
            <w:lang w:val="en-GB"/>
          </w:rPr>
          <w:t>x</w:t>
        </w:r>
      </w:ins>
      <w:r w:rsidR="00D94258">
        <w:rPr>
          <w:lang w:val="en-GB"/>
        </w:rPr>
        <w:t xml:space="preserve"> 4</w:t>
      </w:r>
      <w:ins w:id="58" w:author="Adam Hill" w:date="2017-10-12T17:14:00Z">
        <w:r w:rsidR="00523A8E">
          <w:rPr>
            <w:lang w:val="en-GB"/>
          </w:rPr>
          <w:t xml:space="preserve"> </w:t>
        </w:r>
      </w:ins>
      <w:r w:rsidR="00D94258">
        <w:rPr>
          <w:lang w:val="en-GB"/>
        </w:rPr>
        <w:t xml:space="preserve">m </w:t>
      </w:r>
      <w:del w:id="59" w:author="Adam Hill" w:date="2017-10-12T17:14:00Z">
        <w:r w:rsidR="00D94258" w:rsidDel="00523A8E">
          <w:rPr>
            <w:lang w:val="en-GB"/>
          </w:rPr>
          <w:delText>deep by</w:delText>
        </w:r>
      </w:del>
      <w:ins w:id="60" w:author="Adam Hill" w:date="2017-10-12T17:14:00Z">
        <w:r w:rsidR="00523A8E">
          <w:rPr>
            <w:lang w:val="en-GB"/>
          </w:rPr>
          <w:t>x</w:t>
        </w:r>
      </w:ins>
      <w:r w:rsidR="00D94258">
        <w:rPr>
          <w:lang w:val="en-GB"/>
        </w:rPr>
        <w:t xml:space="preserve"> 3</w:t>
      </w:r>
      <w:ins w:id="61" w:author="Adam Hill" w:date="2017-10-12T17:14:00Z">
        <w:r w:rsidR="00523A8E">
          <w:rPr>
            <w:lang w:val="en-GB"/>
          </w:rPr>
          <w:t xml:space="preserve"> </w:t>
        </w:r>
      </w:ins>
      <w:r w:rsidR="00D94258">
        <w:rPr>
          <w:lang w:val="en-GB"/>
        </w:rPr>
        <w:t xml:space="preserve">m </w:t>
      </w:r>
      <w:del w:id="62" w:author="Adam Hill" w:date="2017-10-12T17:14:00Z">
        <w:r w:rsidR="00D94258" w:rsidDel="00523A8E">
          <w:rPr>
            <w:lang w:val="en-GB"/>
          </w:rPr>
          <w:delText xml:space="preserve">tall </w:delText>
        </w:r>
      </w:del>
      <w:r w:rsidR="00D94258">
        <w:rPr>
          <w:lang w:val="en-GB"/>
        </w:rPr>
        <w:t>rectangle, and had partially absorbing boundaries with an absorption coefficient of 0.45.</w:t>
      </w:r>
      <w:r w:rsidR="00FB2359">
        <w:rPr>
          <w:lang w:val="en-GB"/>
        </w:rPr>
        <w:t xml:space="preserve"> The maximum analysis frequency was 5kHz.</w:t>
      </w:r>
      <w:r w:rsidR="00E2538F">
        <w:rPr>
          <w:lang w:val="en-GB"/>
        </w:rPr>
        <w:t xml:space="preserve"> </w:t>
      </w:r>
      <w:del w:id="63" w:author="Adam Hill" w:date="2017-10-12T17:14:00Z">
        <w:r w:rsidR="00D94258" w:rsidDel="00523A8E">
          <w:rPr>
            <w:lang w:val="en-GB"/>
          </w:rPr>
          <w:delText xml:space="preserve">The </w:delText>
        </w:r>
      </w:del>
      <w:ins w:id="64" w:author="Adam Hill" w:date="2017-10-12T17:14:00Z">
        <w:r w:rsidR="00523A8E">
          <w:rPr>
            <w:lang w:val="en-GB"/>
          </w:rPr>
          <w:t>S</w:t>
        </w:r>
      </w:ins>
      <w:del w:id="65" w:author="Adam Hill" w:date="2017-10-12T17:14:00Z">
        <w:r w:rsidR="00D94258" w:rsidDel="00523A8E">
          <w:rPr>
            <w:lang w:val="en-GB"/>
          </w:rPr>
          <w:delText>s</w:delText>
        </w:r>
      </w:del>
      <w:r w:rsidR="00D94258">
        <w:rPr>
          <w:lang w:val="en-GB"/>
        </w:rPr>
        <w:t>timul</w:t>
      </w:r>
      <w:ins w:id="66" w:author="Adam Hill" w:date="2017-10-12T17:14:00Z">
        <w:r w:rsidR="00523A8E">
          <w:rPr>
            <w:lang w:val="en-GB"/>
          </w:rPr>
          <w:t>i</w:t>
        </w:r>
      </w:ins>
      <w:del w:id="67" w:author="Adam Hill" w:date="2017-10-12T17:14:00Z">
        <w:r w:rsidR="00D94258" w:rsidDel="00523A8E">
          <w:rPr>
            <w:lang w:val="en-GB"/>
          </w:rPr>
          <w:delText>us</w:delText>
        </w:r>
      </w:del>
      <w:r w:rsidR="00D94258">
        <w:rPr>
          <w:lang w:val="en-GB"/>
        </w:rPr>
        <w:t xml:space="preserve"> used </w:t>
      </w:r>
      <w:del w:id="68" w:author="Adam Hill" w:date="2017-10-12T17:14:00Z">
        <w:r w:rsidR="00D94258" w:rsidDel="00523A8E">
          <w:rPr>
            <w:lang w:val="en-GB"/>
          </w:rPr>
          <w:delText xml:space="preserve">was </w:delText>
        </w:r>
      </w:del>
      <w:ins w:id="69" w:author="Adam Hill" w:date="2017-10-12T17:14:00Z">
        <w:r w:rsidR="00523A8E">
          <w:rPr>
            <w:lang w:val="en-GB"/>
          </w:rPr>
          <w:t xml:space="preserve">were </w:t>
        </w:r>
      </w:ins>
      <w:r w:rsidR="00D94258">
        <w:rPr>
          <w:lang w:val="en-GB"/>
        </w:rPr>
        <w:t>three sets of 10 cycles of 1</w:t>
      </w:r>
      <w:ins w:id="70" w:author="Adam Hill" w:date="2017-10-12T17:14:00Z">
        <w:r w:rsidR="00523A8E">
          <w:rPr>
            <w:lang w:val="en-GB"/>
          </w:rPr>
          <w:t xml:space="preserve"> </w:t>
        </w:r>
      </w:ins>
      <w:r w:rsidR="00D94258">
        <w:rPr>
          <w:lang w:val="en-GB"/>
        </w:rPr>
        <w:t>kHz windowed tone burst</w:t>
      </w:r>
      <w:ins w:id="71" w:author="Adam Hill" w:date="2017-10-12T17:14:00Z">
        <w:r w:rsidR="00523A8E">
          <w:rPr>
            <w:lang w:val="en-GB"/>
          </w:rPr>
          <w:t>s</w:t>
        </w:r>
      </w:ins>
      <w:r w:rsidR="00D94258">
        <w:rPr>
          <w:lang w:val="en-GB"/>
        </w:rPr>
        <w:t>, with a rest period of 3 times the length of the tone.</w:t>
      </w:r>
      <w:r w:rsidR="00A72E5E">
        <w:rPr>
          <w:lang w:val="en-GB"/>
        </w:rPr>
        <w:t xml:space="preserve"> </w:t>
      </w:r>
      <w:del w:id="72" w:author="Adam Hill" w:date="2017-10-12T17:14:00Z">
        <w:r w:rsidR="00A72E5E" w:rsidDel="00523A8E">
          <w:rPr>
            <w:lang w:val="en-GB"/>
          </w:rPr>
          <w:delText>The tone</w:delText>
        </w:r>
      </w:del>
      <w:ins w:id="73" w:author="Adam Hill" w:date="2017-10-12T17:14:00Z">
        <w:r w:rsidR="00523A8E">
          <w:rPr>
            <w:lang w:val="en-GB"/>
          </w:rPr>
          <w:t>Each</w:t>
        </w:r>
      </w:ins>
      <w:r w:rsidR="00A72E5E">
        <w:rPr>
          <w:lang w:val="en-GB"/>
        </w:rPr>
        <w:t xml:space="preserve"> </w:t>
      </w:r>
      <w:del w:id="74" w:author="Adam Hill" w:date="2017-10-12T17:14:00Z">
        <w:r w:rsidR="00A72E5E" w:rsidDel="00523A8E">
          <w:rPr>
            <w:lang w:val="en-GB"/>
          </w:rPr>
          <w:delText xml:space="preserve">burst </w:delText>
        </w:r>
      </w:del>
      <w:r w:rsidR="00A72E5E">
        <w:rPr>
          <w:lang w:val="en-GB"/>
        </w:rPr>
        <w:t>stimulus lasted for 0.1</w:t>
      </w:r>
      <w:ins w:id="75" w:author="Adam Hill" w:date="2017-10-12T17:14:00Z">
        <w:r w:rsidR="00523A8E">
          <w:rPr>
            <w:lang w:val="en-GB"/>
          </w:rPr>
          <w:t xml:space="preserve"> </w:t>
        </w:r>
      </w:ins>
      <w:r w:rsidR="00A72E5E">
        <w:rPr>
          <w:lang w:val="en-GB"/>
        </w:rPr>
        <w:t xml:space="preserve">s, following which there was 0.1s of silence to allow for decay of the reverberation. </w:t>
      </w:r>
      <w:r w:rsidR="00C30908">
        <w:rPr>
          <w:lang w:val="en-GB"/>
        </w:rPr>
        <w:t>The signal source was position</w:t>
      </w:r>
      <w:ins w:id="76" w:author="Adam Hill" w:date="2017-10-12T17:15:00Z">
        <w:r w:rsidR="00523A8E">
          <w:rPr>
            <w:lang w:val="en-GB"/>
          </w:rPr>
          <w:t>ed</w:t>
        </w:r>
      </w:ins>
      <w:r w:rsidR="00C30908">
        <w:rPr>
          <w:lang w:val="en-GB"/>
        </w:rPr>
        <w:t xml:space="preserve"> as close to 1</w:t>
      </w:r>
      <w:ins w:id="77" w:author="Adam Hill" w:date="2017-10-12T17:15:00Z">
        <w:r w:rsidR="00523A8E">
          <w:rPr>
            <w:lang w:val="en-GB"/>
          </w:rPr>
          <w:t xml:space="preserve"> </w:t>
        </w:r>
      </w:ins>
      <w:r w:rsidR="00C30908">
        <w:rPr>
          <w:lang w:val="en-GB"/>
        </w:rPr>
        <w:t xml:space="preserve">m away from a corner of the domain as possible. </w:t>
      </w:r>
      <w:del w:id="78" w:author="Adam Hill" w:date="2017-10-12T17:15:00Z">
        <w:r w:rsidR="00A72E5E" w:rsidDel="00523A8E">
          <w:rPr>
            <w:lang w:val="en-GB"/>
          </w:rPr>
          <w:delText xml:space="preserve">5 </w:delText>
        </w:r>
      </w:del>
      <w:ins w:id="79" w:author="Adam Hill" w:date="2017-10-12T17:15:00Z">
        <w:r w:rsidR="00523A8E">
          <w:rPr>
            <w:lang w:val="en-GB"/>
          </w:rPr>
          <w:t xml:space="preserve">Five </w:t>
        </w:r>
      </w:ins>
      <w:r w:rsidR="00A72E5E">
        <w:rPr>
          <w:lang w:val="en-GB"/>
        </w:rPr>
        <w:t>points of the domain (near the corners and the centre) were ‘recorded’ for the length of the simulation</w:t>
      </w:r>
      <w:r w:rsidR="00E2538F">
        <w:rPr>
          <w:lang w:val="en-GB"/>
        </w:rPr>
        <w:t>.</w:t>
      </w:r>
    </w:p>
    <w:p w14:paraId="1C33E780" w14:textId="77777777" w:rsidR="00E2538F" w:rsidRDefault="00E2538F" w:rsidP="00E2538F">
      <w:pPr>
        <w:jc w:val="both"/>
        <w:rPr>
          <w:lang w:val="en-GB"/>
        </w:rPr>
      </w:pPr>
    </w:p>
    <w:p w14:paraId="08D38EAF" w14:textId="670F6AF4" w:rsidR="000F5F53" w:rsidRDefault="00FB2359" w:rsidP="00E2538F">
      <w:pPr>
        <w:jc w:val="both"/>
        <w:rPr>
          <w:lang w:val="en-GB"/>
        </w:rPr>
      </w:pPr>
      <w:del w:id="80" w:author="Adam Hill" w:date="2017-10-12T17:15:00Z">
        <w:r w:rsidDel="00523A8E">
          <w:rPr>
            <w:lang w:val="en-GB"/>
          </w:rPr>
          <w:delText>The</w:delText>
        </w:r>
        <w:r w:rsidR="00A72F87" w:rsidRPr="00A72F87" w:rsidDel="00523A8E">
          <w:rPr>
            <w:lang w:val="en-GB"/>
          </w:rPr>
          <w:delText xml:space="preserve"> figure</w:delText>
        </w:r>
      </w:del>
      <w:ins w:id="81" w:author="Adam Hill" w:date="2017-10-12T17:15:00Z">
        <w:r w:rsidR="00523A8E">
          <w:rPr>
            <w:lang w:val="en-GB"/>
          </w:rPr>
          <w:t>Figure 2</w:t>
        </w:r>
      </w:ins>
      <w:r w:rsidR="00A72F87" w:rsidRPr="00A72F87">
        <w:rPr>
          <w:lang w:val="en-GB"/>
        </w:rPr>
        <w:t xml:space="preserve"> </w:t>
      </w:r>
      <w:r>
        <w:rPr>
          <w:lang w:val="en-GB"/>
        </w:rPr>
        <w:t>below shows the</w:t>
      </w:r>
      <w:ins w:id="82" w:author="Adam Hill" w:date="2017-10-12T17:15:00Z">
        <w:r w:rsidR="00523A8E">
          <w:rPr>
            <w:lang w:val="en-GB"/>
          </w:rPr>
          <w:t xml:space="preserve"> </w:t>
        </w:r>
      </w:ins>
      <w:bookmarkStart w:id="83" w:name="_GoBack"/>
      <w:bookmarkEnd w:id="83"/>
      <w:del w:id="84" w:author="Adam Hill" w:date="2017-10-12T17:15:00Z">
        <w:r w:rsidDel="00523A8E">
          <w:rPr>
            <w:lang w:val="en-GB"/>
          </w:rPr>
          <w:delText xml:space="preserve"> </w:delText>
        </w:r>
      </w:del>
      <w:r>
        <w:rPr>
          <w:lang w:val="en-GB"/>
        </w:rPr>
        <w:t>normalise</w:t>
      </w:r>
      <w:ins w:id="85" w:author="Adam Hill" w:date="2017-10-12T17:15:00Z">
        <w:r w:rsidR="00523A8E">
          <w:rPr>
            <w:lang w:val="en-GB"/>
          </w:rPr>
          <w:t>d</w:t>
        </w:r>
      </w:ins>
      <w:r>
        <w:rPr>
          <w:lang w:val="en-GB"/>
        </w:rPr>
        <w:t xml:space="preserve"> source and receiver signals in the time domain, and in the frequency domain using Welch’s power spectral density estim</w:t>
      </w:r>
      <w:r w:rsidR="00E2538F">
        <w:rPr>
          <w:lang w:val="en-GB"/>
        </w:rPr>
        <w:t xml:space="preserve">ation method built into matlab. </w:t>
      </w:r>
    </w:p>
    <w:p w14:paraId="202CE40A" w14:textId="77777777" w:rsidR="00BD2614" w:rsidRDefault="000F5F53" w:rsidP="00BD2614">
      <w:pPr>
        <w:keepNext/>
        <w:jc w:val="center"/>
      </w:pPr>
      <w:r>
        <w:rPr>
          <w:noProof/>
          <w:lang w:val="en-GB" w:eastAsia="en-GB"/>
        </w:rPr>
        <w:drawing>
          <wp:inline distT="0" distB="0" distL="0" distR="0" wp14:anchorId="2143C365" wp14:editId="31DF6100">
            <wp:extent cx="4326692" cy="496456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TDtoneburst1k.png"/>
                    <pic:cNvPicPr/>
                  </pic:nvPicPr>
                  <pic:blipFill>
                    <a:blip r:embed="rId14">
                      <a:extLst>
                        <a:ext uri="{28A0092B-C50C-407E-A947-70E740481C1C}">
                          <a14:useLocalDpi xmlns:a14="http://schemas.microsoft.com/office/drawing/2010/main" val="0"/>
                        </a:ext>
                      </a:extLst>
                    </a:blip>
                    <a:stretch>
                      <a:fillRect/>
                    </a:stretch>
                  </pic:blipFill>
                  <pic:spPr>
                    <a:xfrm>
                      <a:off x="0" y="0"/>
                      <a:ext cx="4348158" cy="4989199"/>
                    </a:xfrm>
                    <a:prstGeom prst="rect">
                      <a:avLst/>
                    </a:prstGeom>
                  </pic:spPr>
                </pic:pic>
              </a:graphicData>
            </a:graphic>
          </wp:inline>
        </w:drawing>
      </w:r>
    </w:p>
    <w:p w14:paraId="4CD3381B" w14:textId="4A9F0AB3" w:rsidR="000F5F53"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Pr>
          <w:noProof/>
        </w:rPr>
        <w:t>2</w:t>
      </w:r>
      <w:r>
        <w:fldChar w:fldCharType="end"/>
      </w:r>
      <w:r>
        <w:t xml:space="preserve"> placeholder</w:t>
      </w:r>
    </w:p>
    <w:p w14:paraId="602BDF85" w14:textId="2BE538AF" w:rsidR="005A1CA5" w:rsidRPr="005A1CA5" w:rsidRDefault="00FB2359" w:rsidP="00E2538F">
      <w:pPr>
        <w:jc w:val="both"/>
        <w:rPr>
          <w:lang w:val="en-GB"/>
        </w:rPr>
      </w:pPr>
      <w:r>
        <w:rPr>
          <w:lang w:val="en-GB"/>
        </w:rPr>
        <w:t xml:space="preserve">The output shows that the frequency of the propagations across the domain is the same as the stimulus, and no high level oscillatory components are present. The time domain behaviour of the simulation appears to show sensible propagation delay between measurement points, with decay that would suggest the simulation is convergent. </w:t>
      </w:r>
      <w:r w:rsidR="005A1CA5">
        <w:rPr>
          <w:lang w:val="en-GB"/>
        </w:rPr>
        <w:t xml:space="preserve">Using the inbuilt code profiler tools in Matlab, was possible to analyse the performance of the FDTD method and determine where the speed was restricted. </w:t>
      </w:r>
      <w:commentRangeStart w:id="86"/>
      <w:del w:id="87" w:author="Adam Hill" w:date="2017-10-12T17:16:00Z">
        <w:r w:rsidR="005A1CA5" w:rsidDel="00523A8E">
          <w:rPr>
            <w:lang w:val="en-GB"/>
          </w:rPr>
          <w:delText>The figure below</w:delText>
        </w:r>
      </w:del>
      <w:ins w:id="88" w:author="Adam Hill" w:date="2017-10-12T17:16:00Z">
        <w:r w:rsidR="00523A8E">
          <w:rPr>
            <w:lang w:val="en-GB"/>
          </w:rPr>
          <w:t>Figure XX</w:t>
        </w:r>
      </w:ins>
      <w:r w:rsidR="005A1CA5">
        <w:rPr>
          <w:lang w:val="en-GB"/>
        </w:rPr>
        <w:t xml:space="preserve"> </w:t>
      </w:r>
      <w:commentRangeEnd w:id="86"/>
      <w:r w:rsidR="00523A8E">
        <w:rPr>
          <w:rStyle w:val="CommentReference"/>
        </w:rPr>
        <w:commentReference w:id="86"/>
      </w:r>
      <w:r w:rsidR="005A1CA5">
        <w:rPr>
          <w:lang w:val="en-GB"/>
        </w:rPr>
        <w:t>shows the speed of the lines of code in the solving function.</w:t>
      </w:r>
      <w:r w:rsidR="00E2538F">
        <w:rPr>
          <w:lang w:val="en-GB"/>
        </w:rPr>
        <w:t xml:space="preserve"> </w:t>
      </w:r>
      <w:r w:rsidR="005A1CA5">
        <w:rPr>
          <w:lang w:val="en-GB"/>
        </w:rPr>
        <w:t xml:space="preserve">The slowest parts of the solving method are the parts where the differentiation is occurring, where the system is having to perform multiple memory accesses to separate large matrices. Managing or reducing these accesses may help speed up solving performance. </w:t>
      </w:r>
    </w:p>
    <w:p w14:paraId="24F891B0" w14:textId="77777777" w:rsidR="008E0894" w:rsidRDefault="008E0894" w:rsidP="00E2538F">
      <w:pPr>
        <w:jc w:val="both"/>
        <w:rPr>
          <w:lang w:val="en-GB"/>
        </w:rPr>
      </w:pPr>
    </w:p>
    <w:p w14:paraId="494ED688" w14:textId="3ACE3D15" w:rsidR="006D0A98" w:rsidRDefault="005A1CA5" w:rsidP="00E2538F">
      <w:pPr>
        <w:jc w:val="both"/>
        <w:rPr>
          <w:lang w:val="en-GB"/>
        </w:rPr>
      </w:pPr>
      <w:r w:rsidRPr="00E2538F">
        <w:rPr>
          <w:lang w:val="en-GB"/>
        </w:rPr>
        <w:t xml:space="preserve">The PSTD method was implemented as a set of Matlab functions in a similar way to the FDTD method, and was based on the work by </w:t>
      </w:r>
      <w:proofErr w:type="spellStart"/>
      <w:r w:rsidRPr="00E2538F">
        <w:rPr>
          <w:lang w:val="en-GB"/>
        </w:rPr>
        <w:t>Caunce</w:t>
      </w:r>
      <w:proofErr w:type="spellEnd"/>
      <w:r w:rsidRPr="00E2538F">
        <w:rPr>
          <w:lang w:val="en-GB"/>
        </w:rPr>
        <w:t xml:space="preserve"> &amp; Angus</w:t>
      </w:r>
      <w:ins w:id="89" w:author="Adam Hill" w:date="2017-10-12T17:16:00Z">
        <w:r w:rsidR="00523A8E">
          <w:rPr>
            <w:lang w:val="en-GB"/>
          </w:rPr>
          <w:t xml:space="preserve"> </w:t>
        </w:r>
      </w:ins>
      <w:r w:rsidRPr="00E2538F">
        <w:rPr>
          <w:lang w:val="en-GB"/>
        </w:rPr>
        <w:fldChar w:fldCharType="begin" w:fldLock="1"/>
      </w:r>
      <w:r w:rsidR="00B9340E">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B9340E" w:rsidRPr="00B9340E">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ins w:id="90" w:author="Adam Hill" w:date="2017-10-12T17:16:00Z">
        <w:r w:rsidR="00523A8E">
          <w:rPr>
            <w:i/>
            <w:lang w:val="en-GB"/>
          </w:rPr>
          <w:t xml:space="preserve"> </w:t>
        </w:r>
      </w:ins>
      <w:r w:rsidR="002D3F8E">
        <w:rPr>
          <w:lang w:val="en-GB"/>
        </w:rPr>
        <w:fldChar w:fldCharType="begin" w:fldLock="1"/>
      </w:r>
      <w:r w:rsidR="00B9340E">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"[15]", "plainTextFormattedCitation" : "[15]", "previouslyFormattedCitation" : "[15]" }, "properties" : { "noteIndex" : 4 }, "schema" : "https://github.com/citation-style-language/schema/raw/master/csl-citation.json" }</w:instrText>
      </w:r>
      <w:r w:rsidR="002D3F8E">
        <w:rPr>
          <w:lang w:val="en-GB"/>
        </w:rPr>
        <w:fldChar w:fldCharType="separate"/>
      </w:r>
      <w:r w:rsidR="00B9340E" w:rsidRPr="00B9340E">
        <w:rPr>
          <w:noProof/>
          <w:lang w:val="en-GB"/>
        </w:rPr>
        <w:t>[15]</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20273820" w14:textId="77777777" w:rsidR="00BD2614" w:rsidRDefault="006D0A98" w:rsidP="00BD2614">
      <w:pPr>
        <w:keepNext/>
        <w:jc w:val="center"/>
      </w:pPr>
      <w:r>
        <w:rPr>
          <w:noProof/>
          <w:lang w:val="en-GB" w:eastAsia="en-GB"/>
        </w:rPr>
        <w:drawing>
          <wp:inline distT="0" distB="0" distL="0" distR="0" wp14:anchorId="297D821B" wp14:editId="28F472B6">
            <wp:extent cx="4228620" cy="3021468"/>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8845" cy="3028774"/>
                    </a:xfrm>
                    <a:prstGeom prst="rect">
                      <a:avLst/>
                    </a:prstGeom>
                  </pic:spPr>
                </pic:pic>
              </a:graphicData>
            </a:graphic>
          </wp:inline>
        </w:drawing>
      </w:r>
    </w:p>
    <w:p w14:paraId="534466BF" w14:textId="138D0FE9" w:rsidR="006D0A98"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Pr>
          <w:noProof/>
        </w:rPr>
        <w:t>3</w:t>
      </w:r>
      <w:r>
        <w:fldChar w:fldCharType="end"/>
      </w:r>
      <w:r>
        <w:t>placeholder</w:t>
      </w:r>
    </w:p>
    <w:p w14:paraId="71281F97" w14:textId="77777777" w:rsidR="006F5F0D" w:rsidRDefault="002A2D77" w:rsidP="00E2538F">
      <w:pPr>
        <w:jc w:val="both"/>
        <w:rPr>
          <w:lang w:val="en-GB"/>
        </w:rPr>
      </w:pPr>
      <w:r>
        <w:rPr>
          <w:lang w:val="en-GB"/>
        </w:rPr>
        <w:t>This not only increases the order of accuracy of the method, but use of optimised libraries for the Fourier transform and SIMD can be leveraged by the compiler, to increase the speed of computations</w:t>
      </w:r>
      <w:r w:rsidR="00E2538F">
        <w:rPr>
          <w:lang w:val="en-GB"/>
        </w:rPr>
        <w:t xml:space="preserve"> for the differentiation. </w:t>
      </w:r>
      <w:r w:rsidR="002D3F8E">
        <w:rPr>
          <w:lang w:val="en-GB"/>
        </w:rPr>
        <w:t xml:space="preserve">The same simulation test as that described above for the FDTD method, was used with the PSTD implementation. The figure below shows the output of the method in the same format. </w:t>
      </w:r>
    </w:p>
    <w:p w14:paraId="235B79D6" w14:textId="77777777" w:rsidR="00BD2614" w:rsidRDefault="006F5F0D" w:rsidP="00BD2614">
      <w:pPr>
        <w:keepNext/>
        <w:jc w:val="center"/>
      </w:pPr>
      <w:r>
        <w:rPr>
          <w:noProof/>
          <w:lang w:val="en-GB" w:eastAsia="en-GB"/>
        </w:rPr>
        <w:lastRenderedPageBreak/>
        <w:drawing>
          <wp:inline distT="0" distB="0" distL="0" distR="0" wp14:anchorId="485551CB" wp14:editId="09AA4821">
            <wp:extent cx="5616575" cy="47923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6575" cy="4792345"/>
                    </a:xfrm>
                    <a:prstGeom prst="rect">
                      <a:avLst/>
                    </a:prstGeom>
                  </pic:spPr>
                </pic:pic>
              </a:graphicData>
            </a:graphic>
          </wp:inline>
        </w:drawing>
      </w:r>
    </w:p>
    <w:p w14:paraId="588C2DBB" w14:textId="19ABFAB4" w:rsidR="006F5F0D"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Pr>
          <w:noProof/>
        </w:rPr>
        <w:t>4</w:t>
      </w:r>
      <w:r>
        <w:fldChar w:fldCharType="end"/>
      </w:r>
      <w:r>
        <w:t>placeholder</w:t>
      </w:r>
    </w:p>
    <w:p w14:paraId="7C8B7FD3" w14:textId="20762596" w:rsidR="008066C7" w:rsidRDefault="002A2D77" w:rsidP="00E2538F">
      <w:pPr>
        <w:jc w:val="both"/>
        <w:rPr>
          <w:lang w:val="en-GB"/>
        </w:rPr>
      </w:pPr>
      <w:r>
        <w:rPr>
          <w:lang w:val="en-GB"/>
        </w:rPr>
        <w:t>The frequency domain response of the system gives a centre frequency of wave propagation at 1</w:t>
      </w:r>
      <w:ins w:id="91" w:author="Adam Hill" w:date="2017-10-12T17:25:00Z">
        <w:r w:rsidR="00B30A45">
          <w:rPr>
            <w:lang w:val="en-GB"/>
          </w:rPr>
          <w:t xml:space="preserve"> </w:t>
        </w:r>
      </w:ins>
      <w:r>
        <w:rPr>
          <w:lang w:val="en-GB"/>
        </w:rPr>
        <w:t xml:space="preserve">kHz, the same as the stimulus tone. The width and shape of the window is however not an ideal hump, and some </w:t>
      </w:r>
      <w:commentRangeStart w:id="92"/>
      <w:r>
        <w:rPr>
          <w:lang w:val="en-GB"/>
        </w:rPr>
        <w:t>aliasing appears in the response</w:t>
      </w:r>
      <w:commentRangeEnd w:id="92"/>
      <w:r w:rsidR="00B30A45">
        <w:rPr>
          <w:rStyle w:val="CommentReference"/>
        </w:rPr>
        <w:commentReference w:id="92"/>
      </w:r>
      <w:r>
        <w:rPr>
          <w:lang w:val="en-GB"/>
        </w:rPr>
        <w:t xml:space="preserve">. Further, the rate and level of signal decay would indicate that for the same desired absorption coefficients, the </w:t>
      </w:r>
      <w:commentRangeStart w:id="93"/>
      <w:r>
        <w:rPr>
          <w:lang w:val="en-GB"/>
        </w:rPr>
        <w:t>absorption is greater than on the FDTD method</w:t>
      </w:r>
      <w:commentRangeEnd w:id="93"/>
      <w:r w:rsidR="00844A61">
        <w:rPr>
          <w:rStyle w:val="CommentReference"/>
        </w:rPr>
        <w:commentReference w:id="93"/>
      </w:r>
      <w:r>
        <w:rPr>
          <w:lang w:val="en-GB"/>
        </w:rPr>
        <w:t>. Although the quality of the output of the system is questionable, it would appear that the overall performance is acceptable enough to use this algorit</w:t>
      </w:r>
      <w:r w:rsidR="00E2538F">
        <w:rPr>
          <w:lang w:val="en-GB"/>
        </w:rPr>
        <w:t>hm for speed testing.</w:t>
      </w:r>
    </w:p>
    <w:p w14:paraId="3EABCFB8" w14:textId="77777777" w:rsidR="00E2538F" w:rsidRDefault="00E2538F" w:rsidP="00E2538F">
      <w:pPr>
        <w:jc w:val="both"/>
        <w:rPr>
          <w:lang w:val="en-GB"/>
        </w:rPr>
      </w:pPr>
    </w:p>
    <w:p w14:paraId="2D7244B3" w14:textId="7D9FC491" w:rsidR="00E2538F" w:rsidRDefault="001E01C5" w:rsidP="00E2538F">
      <w:pPr>
        <w:jc w:val="both"/>
        <w:rPr>
          <w:lang w:val="en-GB"/>
        </w:rPr>
      </w:pPr>
      <w:r>
        <w:rPr>
          <w:lang w:val="en-GB"/>
        </w:rPr>
        <w:t xml:space="preserve">The SFDTD method was implemented as a set of Matlab functions, based on the same work by Hill mentioned above, and with inspiration from the work of </w:t>
      </w:r>
      <w:proofErr w:type="spellStart"/>
      <w:r>
        <w:rPr>
          <w:lang w:val="en-GB"/>
        </w:rPr>
        <w:t>Doerr</w:t>
      </w:r>
      <w:proofErr w:type="spellEnd"/>
      <w:ins w:id="94" w:author="Adam Hill" w:date="2017-10-12T17:27:00Z">
        <w:r w:rsidR="00844A61">
          <w:rPr>
            <w:lang w:val="en-GB"/>
          </w:rPr>
          <w:t xml:space="preserve"> </w:t>
        </w:r>
      </w:ins>
      <w:r>
        <w:rPr>
          <w:lang w:val="en-GB"/>
        </w:rPr>
        <w:fldChar w:fldCharType="begin" w:fldLock="1"/>
      </w:r>
      <w:r w:rsidR="00B9340E">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B9340E" w:rsidRPr="00B9340E">
        <w:rPr>
          <w:noProof/>
          <w:lang w:val="en-GB"/>
        </w:rPr>
        <w:t>[12]</w:t>
      </w:r>
      <w:r>
        <w:rPr>
          <w:lang w:val="en-GB"/>
        </w:rPr>
        <w:fldChar w:fldCharType="end"/>
      </w:r>
      <w:r>
        <w:rPr>
          <w:lang w:val="en-GB"/>
        </w:rPr>
        <w:t xml:space="preserve">. Though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57908E1F" w14:textId="77777777" w:rsidR="00BD2614" w:rsidRDefault="00A41912" w:rsidP="00BD2614">
      <w:pPr>
        <w:keepNext/>
        <w:jc w:val="center"/>
      </w:pPr>
      <w:r>
        <w:rPr>
          <w:noProof/>
          <w:lang w:val="en-GB" w:eastAsia="en-GB"/>
        </w:rPr>
        <w:lastRenderedPageBreak/>
        <w:drawing>
          <wp:inline distT="0" distB="0" distL="0" distR="0" wp14:anchorId="121B1CA4" wp14:editId="10E1B4AA">
            <wp:extent cx="3485907" cy="30756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WindowFun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817" cy="3085265"/>
                    </a:xfrm>
                    <a:prstGeom prst="rect">
                      <a:avLst/>
                    </a:prstGeom>
                  </pic:spPr>
                </pic:pic>
              </a:graphicData>
            </a:graphic>
          </wp:inline>
        </w:drawing>
      </w:r>
    </w:p>
    <w:p w14:paraId="5FA92E93" w14:textId="0C9B640F" w:rsidR="00BD2614" w:rsidRDefault="00BD2614" w:rsidP="00BD2614">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ADD THIS CAPTION</w:t>
      </w:r>
    </w:p>
    <w:p w14:paraId="7F2AD330" w14:textId="77777777" w:rsidR="00BD2614" w:rsidRDefault="00A41912" w:rsidP="00BD2614">
      <w:pPr>
        <w:keepNext/>
        <w:jc w:val="center"/>
      </w:pPr>
      <w:r>
        <w:rPr>
          <w:noProof/>
          <w:lang w:val="en-GB" w:eastAsia="en-GB"/>
        </w:rPr>
        <w:drawing>
          <wp:inline distT="0" distB="0" distL="0" distR="0" wp14:anchorId="0C1A7B40" wp14:editId="15CAD4B2">
            <wp:extent cx="3546268" cy="312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Window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3312" cy="3135110"/>
                    </a:xfrm>
                    <a:prstGeom prst="rect">
                      <a:avLst/>
                    </a:prstGeom>
                  </pic:spPr>
                </pic:pic>
              </a:graphicData>
            </a:graphic>
          </wp:inline>
        </w:drawing>
      </w:r>
    </w:p>
    <w:p w14:paraId="22028238" w14:textId="2A8D2512" w:rsidR="00E2538F"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Pr>
          <w:noProof/>
        </w:rPr>
        <w:t>6</w:t>
      </w:r>
      <w:r>
        <w:fldChar w:fldCharType="end"/>
      </w:r>
      <w:r>
        <w:t>ADD THIS CAPTION</w:t>
      </w:r>
    </w:p>
    <w:p w14:paraId="736687E6" w14:textId="45163CF5"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w:t>
      </w:r>
      <w:ins w:id="95" w:author="Adam Hill" w:date="2017-10-12T17:28:00Z">
        <w:r w:rsidR="00731240">
          <w:rPr>
            <w:lang w:val="en-GB"/>
          </w:rPr>
          <w:t xml:space="preserve"> </w:t>
        </w:r>
      </w:ins>
      <w:r w:rsidR="00740013">
        <w:rPr>
          <w:lang w:val="en-GB"/>
        </w:rPr>
        <w:t>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example test using the SFDTD method. The </w:t>
      </w:r>
      <w:r w:rsidR="00E2538F">
        <w:rPr>
          <w:lang w:val="en-GB"/>
        </w:rPr>
        <w:t>results</w:t>
      </w:r>
      <w:r w:rsidR="00740013">
        <w:rPr>
          <w:lang w:val="en-GB"/>
        </w:rPr>
        <w:t xml:space="preserve"> are displayed below.</w:t>
      </w:r>
      <w:r w:rsidR="00E2538F">
        <w:rPr>
          <w:lang w:val="en-GB"/>
        </w:rPr>
        <w:t xml:space="preserve"> </w:t>
      </w:r>
    </w:p>
    <w:p w14:paraId="429B11A3" w14:textId="77777777" w:rsidR="00BD2614" w:rsidRDefault="006F5F0D" w:rsidP="00BD2614">
      <w:pPr>
        <w:keepNext/>
        <w:jc w:val="center"/>
      </w:pPr>
      <w:commentRangeStart w:id="96"/>
      <w:commentRangeStart w:id="97"/>
      <w:r>
        <w:rPr>
          <w:noProof/>
          <w:lang w:val="en-GB" w:eastAsia="en-GB"/>
        </w:rPr>
        <w:lastRenderedPageBreak/>
        <w:drawing>
          <wp:inline distT="0" distB="0" distL="0" distR="0" wp14:anchorId="11227474" wp14:editId="46E8C1B3">
            <wp:extent cx="4975604" cy="570914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19">
                      <a:extLst>
                        <a:ext uri="{28A0092B-C50C-407E-A947-70E740481C1C}">
                          <a14:useLocalDpi xmlns:a14="http://schemas.microsoft.com/office/drawing/2010/main" val="0"/>
                        </a:ext>
                      </a:extLst>
                    </a:blip>
                    <a:stretch>
                      <a:fillRect/>
                    </a:stretch>
                  </pic:blipFill>
                  <pic:spPr>
                    <a:xfrm>
                      <a:off x="0" y="0"/>
                      <a:ext cx="4979073" cy="5713127"/>
                    </a:xfrm>
                    <a:prstGeom prst="rect">
                      <a:avLst/>
                    </a:prstGeom>
                  </pic:spPr>
                </pic:pic>
              </a:graphicData>
            </a:graphic>
          </wp:inline>
        </w:drawing>
      </w:r>
      <w:commentRangeEnd w:id="96"/>
      <w:commentRangeEnd w:id="97"/>
      <w:r w:rsidR="00731240">
        <w:rPr>
          <w:rStyle w:val="CommentReference"/>
        </w:rPr>
        <w:commentReference w:id="96"/>
      </w:r>
      <w:r w:rsidR="00731240">
        <w:rPr>
          <w:rStyle w:val="CommentReference"/>
        </w:rPr>
        <w:commentReference w:id="97"/>
      </w:r>
    </w:p>
    <w:p w14:paraId="0D8ABACF" w14:textId="23E02B16" w:rsidR="006F5F0D"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Pr>
          <w:noProof/>
        </w:rPr>
        <w:t>7</w:t>
      </w:r>
      <w:r>
        <w:fldChar w:fldCharType="end"/>
      </w:r>
      <w:r>
        <w:t xml:space="preserve"> Placeholder</w:t>
      </w:r>
    </w:p>
    <w:p w14:paraId="5EC56C0C" w14:textId="128C4204" w:rsidR="00E2538F" w:rsidRDefault="00740013" w:rsidP="00E2538F">
      <w:pPr>
        <w:jc w:val="both"/>
        <w:rPr>
          <w:lang w:val="en-GB"/>
        </w:rPr>
      </w:pPr>
      <w:r>
        <w:rPr>
          <w:lang w:val="en-GB"/>
        </w:rPr>
        <w:t xml:space="preserve">Due to much of the configuration being identical to the FDTD implementation, the results of the SFDTD simulation were quite similar to the FDTD solution. </w:t>
      </w:r>
      <w:commentRangeStart w:id="98"/>
      <w:ins w:id="99" w:author="Adam Hill" w:date="2017-10-12T17:30:00Z">
        <w:r w:rsidR="00731240">
          <w:rPr>
            <w:lang w:val="en-GB"/>
          </w:rPr>
          <w:t>The s</w:t>
        </w:r>
      </w:ins>
      <w:del w:id="100" w:author="Adam Hill" w:date="2017-10-12T17:30:00Z">
        <w:r w:rsidR="008066C7" w:rsidDel="00731240">
          <w:rPr>
            <w:lang w:val="en-GB"/>
          </w:rPr>
          <w:delText>S</w:delText>
        </w:r>
      </w:del>
      <w:r w:rsidR="008066C7">
        <w:rPr>
          <w:lang w:val="en-GB"/>
        </w:rPr>
        <w:t xml:space="preserve">ame set of domains and </w:t>
      </w:r>
      <w:r w:rsidR="00E2538F">
        <w:rPr>
          <w:lang w:val="en-GB"/>
        </w:rPr>
        <w:t>maximum frequency</w:t>
      </w:r>
      <w:r w:rsidR="008066C7">
        <w:rPr>
          <w:lang w:val="en-GB"/>
        </w:rPr>
        <w:t xml:space="preserve"> used for reas</w:t>
      </w:r>
      <w:r w:rsidR="00E2538F">
        <w:rPr>
          <w:lang w:val="en-GB"/>
        </w:rPr>
        <w:t>onable comparison</w:t>
      </w:r>
      <w:commentRangeEnd w:id="98"/>
      <w:r w:rsidR="00731240">
        <w:rPr>
          <w:rStyle w:val="CommentReference"/>
        </w:rPr>
        <w:commentReference w:id="98"/>
      </w:r>
      <w:r w:rsidR="00E2538F">
        <w:rPr>
          <w:lang w:val="en-GB"/>
        </w:rPr>
        <w:t xml:space="preserve">. </w:t>
      </w:r>
      <w:r>
        <w:rPr>
          <w:lang w:val="en-GB"/>
        </w:rPr>
        <w:t xml:space="preserve">The </w:t>
      </w:r>
      <w:del w:id="101" w:author="Adam Hill" w:date="2017-10-12T17:30:00Z">
        <w:r w:rsidDel="00731240">
          <w:rPr>
            <w:lang w:val="en-GB"/>
          </w:rPr>
          <w:delText xml:space="preserve">Amplitude </w:delText>
        </w:r>
      </w:del>
      <w:ins w:id="102" w:author="Adam Hill" w:date="2017-10-12T17:30:00Z">
        <w:r w:rsidR="00731240">
          <w:rPr>
            <w:lang w:val="en-GB"/>
          </w:rPr>
          <w:t xml:space="preserve">amplitude </w:t>
        </w:r>
      </w:ins>
      <w:r>
        <w:rPr>
          <w:lang w:val="en-GB"/>
        </w:rPr>
        <w:t xml:space="preserve">of the reflected wave fronts, at least for early reflections are relatively high compared to the threshold of the window. </w:t>
      </w:r>
    </w:p>
    <w:p w14:paraId="0392F7EB" w14:textId="77777777" w:rsidR="008E0894" w:rsidRDefault="008E0894" w:rsidP="00E2538F">
      <w:pPr>
        <w:jc w:val="both"/>
        <w:rPr>
          <w:lang w:val="en-GB"/>
        </w:rPr>
      </w:pPr>
    </w:p>
    <w:p w14:paraId="12417CBC" w14:textId="1F0FBC6D" w:rsidR="00234EF5" w:rsidRDefault="00F706F3" w:rsidP="00E2538F">
      <w:pPr>
        <w:jc w:val="both"/>
        <w:rPr>
          <w:lang w:val="en-GB"/>
        </w:rPr>
      </w:pPr>
      <w:r>
        <w:rPr>
          <w:lang w:val="en-GB"/>
        </w:rPr>
        <w:t>The</w:t>
      </w:r>
      <w:r w:rsidR="000F5F53">
        <w:rPr>
          <w:lang w:val="en-GB"/>
        </w:rPr>
        <w:t xml:space="preserve"> figure</w:t>
      </w:r>
      <w:r>
        <w:rPr>
          <w:lang w:val="en-GB"/>
        </w:rPr>
        <w:t xml:space="preserve"> below shows the computation time transition for a set of 2D simulations using the SFDTD method.</w:t>
      </w:r>
    </w:p>
    <w:p w14:paraId="7D700E17" w14:textId="77777777" w:rsidR="00BD2614" w:rsidRDefault="00234EF5" w:rsidP="00BD2614">
      <w:pPr>
        <w:keepNext/>
        <w:jc w:val="center"/>
      </w:pPr>
      <w:r>
        <w:rPr>
          <w:noProof/>
          <w:lang w:val="en-GB" w:eastAsia="en-GB"/>
        </w:rPr>
        <w:lastRenderedPageBreak/>
        <w:drawing>
          <wp:inline distT="0" distB="0" distL="0" distR="0" wp14:anchorId="4FAE1ED2" wp14:editId="68424EAF">
            <wp:extent cx="3985287" cy="3484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6428" cy="3485252"/>
                    </a:xfrm>
                    <a:prstGeom prst="rect">
                      <a:avLst/>
                    </a:prstGeom>
                  </pic:spPr>
                </pic:pic>
              </a:graphicData>
            </a:graphic>
          </wp:inline>
        </w:drawing>
      </w:r>
    </w:p>
    <w:p w14:paraId="41E6F656" w14:textId="6613FAE4" w:rsidR="00234EF5"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ADD THIS CAPTION</w:t>
      </w:r>
    </w:p>
    <w:p w14:paraId="1E03709B" w14:textId="54F12360" w:rsidR="008066C7" w:rsidRDefault="00F706F3" w:rsidP="00E2538F">
      <w:pPr>
        <w:jc w:val="both"/>
        <w:rPr>
          <w:lang w:val="en-GB"/>
        </w:rPr>
      </w:pPr>
      <w:r>
        <w:rPr>
          <w:lang w:val="en-GB"/>
        </w:rPr>
        <w:t>This figure should highlight the potential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7E96B1BE" w:rsidR="00D6218E" w:rsidRDefault="00F706F3" w:rsidP="00F706F3">
      <w:pPr>
        <w:pStyle w:val="Heading1"/>
      </w:pPr>
      <w:r>
        <w:t>SPEED TEST EXPERIMENT</w:t>
      </w:r>
      <w:r w:rsidR="00D6218E">
        <w:t xml:space="preserve"> </w:t>
      </w:r>
      <w:r w:rsidR="00824D40">
        <w:t>–</w:t>
      </w:r>
      <w:r w:rsidR="00D6218E">
        <w:t xml:space="preserve"> </w:t>
      </w:r>
      <w:commentRangeStart w:id="103"/>
      <w:r w:rsidR="00D6218E">
        <w:t>HOW</w:t>
      </w:r>
      <w:r w:rsidR="00824D40">
        <w:t xml:space="preserve"> of the thing measuring</w:t>
      </w:r>
      <w:commentRangeEnd w:id="103"/>
      <w:r w:rsidR="00731240">
        <w:rPr>
          <w:rStyle w:val="CommentReference"/>
          <w:b w:val="0"/>
          <w:caps w:val="0"/>
          <w:lang w:val="en-US"/>
        </w:rPr>
        <w:commentReference w:id="103"/>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 xml:space="preserve">A set of 5 domain sizes were used, the size and number of cells for each time domain method are given in table </w:t>
      </w:r>
      <w:commentRangeStart w:id="104"/>
      <w:r w:rsidR="00E04890">
        <w:rPr>
          <w:lang w:val="en-GB"/>
        </w:rPr>
        <w:t>1</w:t>
      </w:r>
      <w:commentRangeEnd w:id="104"/>
      <w:r w:rsidR="00731240">
        <w:rPr>
          <w:rStyle w:val="CommentReference"/>
        </w:rPr>
        <w:commentReference w:id="104"/>
      </w:r>
      <w:r w:rsidR="00E04890">
        <w:rPr>
          <w:lang w:val="en-GB"/>
        </w:rPr>
        <w:t>.</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2D2E4F3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13491612"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 xml:space="preserve">Ideally, some future work on very large domain sizes would handle temporary data storage in binary files on hard-disk, allowing a simulation system to only have necessary large files in memory at any one time. </w:t>
      </w:r>
    </w:p>
    <w:p w14:paraId="3D47152B" w14:textId="77777777" w:rsidR="00E2538F" w:rsidRDefault="00E2538F" w:rsidP="00E2538F">
      <w:pPr>
        <w:jc w:val="both"/>
        <w:rPr>
          <w:lang w:val="en-GB"/>
        </w:rPr>
      </w:pPr>
    </w:p>
    <w:p w14:paraId="4D0993D3" w14:textId="0B8D3F5E" w:rsidR="00340508" w:rsidRDefault="00874EB8" w:rsidP="00E2538F">
      <w:pPr>
        <w:jc w:val="both"/>
        <w:rPr>
          <w:lang w:val="en-GB"/>
        </w:rPr>
      </w:pPr>
      <w:r>
        <w:rPr>
          <w:lang w:val="en-GB"/>
        </w:rPr>
        <w:t xml:space="preserve">When running each simulation with the different time domain methods, the supporting code around the simulation kept a similar format and only the execution of the time step solving was measured. </w:t>
      </w:r>
      <w:r>
        <w:rPr>
          <w:lang w:val="en-GB"/>
        </w:rPr>
        <w:lastRenderedPageBreak/>
        <w:t>No plotting was performed during the speed tests; due to the single threaded nature of internal engine</w:t>
      </w:r>
      <w:r w:rsidR="00343870">
        <w:rPr>
          <w:lang w:val="en-GB"/>
        </w:rPr>
        <w:t xml:space="preserve"> of Matlab</w:t>
      </w:r>
      <w:r>
        <w:rPr>
          <w:lang w:val="en-GB"/>
        </w:rPr>
        <w:t xml:space="preserve">, this would have significant performance implications on the overall speed of the simulation execution. </w:t>
      </w:r>
      <w:r w:rsidR="00C72C21">
        <w:rPr>
          <w:lang w:val="en-GB"/>
        </w:rPr>
        <w:t>The maximum frequency of interest for the</w:t>
      </w:r>
      <w:r w:rsidR="009732F2">
        <w:rPr>
          <w:lang w:val="en-GB"/>
        </w:rPr>
        <w:t xml:space="preserve"> </w:t>
      </w:r>
      <w:r w:rsidR="00C72C21">
        <w:rPr>
          <w:lang w:val="en-GB"/>
        </w:rPr>
        <w:t>simulations was 500</w:t>
      </w:r>
      <w:ins w:id="105" w:author="Adam Hill" w:date="2017-10-12T17:32:00Z">
        <w:r w:rsidR="00731240">
          <w:rPr>
            <w:lang w:val="en-GB"/>
          </w:rPr>
          <w:t xml:space="preserve"> </w:t>
        </w:r>
      </w:ins>
      <w:r w:rsidR="00C72C21">
        <w:rPr>
          <w:lang w:val="en-GB"/>
        </w:rPr>
        <w:t>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77777777" w:rsidR="00E2538F" w:rsidRPr="00F706F3" w:rsidRDefault="00E2538F" w:rsidP="00E2538F">
      <w:pPr>
        <w:jc w:val="both"/>
        <w:rPr>
          <w:lang w:val="en-GB"/>
        </w:rPr>
      </w:pPr>
    </w:p>
    <w:p w14:paraId="0378F393" w14:textId="77777777" w:rsidR="00680E2F" w:rsidRDefault="00680E2F" w:rsidP="00F706F3">
      <w:pPr>
        <w:pStyle w:val="Heading2"/>
      </w:pPr>
      <w:r>
        <w:t>Results</w:t>
      </w:r>
    </w:p>
    <w:p w14:paraId="522513C9" w14:textId="256EA72A" w:rsidR="00CF251C" w:rsidRPr="00CF251C" w:rsidRDefault="00B548A3" w:rsidP="003F11E5">
      <w:pPr>
        <w:numPr>
          <w:ilvl w:val="0"/>
          <w:numId w:val="6"/>
        </w:numPr>
        <w:jc w:val="both"/>
        <w:rPr>
          <w:u w:val="single"/>
          <w:lang w:val="en-GB"/>
        </w:rPr>
      </w:pPr>
      <w:r>
        <w:rPr>
          <w:u w:val="single"/>
          <w:lang w:val="en-GB"/>
        </w:rPr>
        <w:t>PSTD</w:t>
      </w:r>
      <w:r w:rsidR="00E6674C">
        <w:rPr>
          <w:u w:val="single"/>
          <w:lang w:val="en-GB"/>
        </w:rPr>
        <w:t xml:space="preserve"> Results</w:t>
      </w:r>
    </w:p>
    <w:p w14:paraId="7374E780" w14:textId="7C1960F9" w:rsidR="00DD4561" w:rsidRDefault="00F706F3" w:rsidP="003F11E5">
      <w:pPr>
        <w:numPr>
          <w:ilvl w:val="0"/>
          <w:numId w:val="6"/>
        </w:numPr>
        <w:jc w:val="both"/>
        <w:rPr>
          <w:lang w:val="en-GB"/>
        </w:rPr>
      </w:pPr>
      <w:r>
        <w:rPr>
          <w:lang w:val="en-GB"/>
        </w:rPr>
        <w:t>Profiler output</w:t>
      </w:r>
    </w:p>
    <w:p w14:paraId="09156F95" w14:textId="77777777" w:rsidR="00DD4561" w:rsidRDefault="00DD4561" w:rsidP="003F11E5">
      <w:pPr>
        <w:numPr>
          <w:ilvl w:val="0"/>
          <w:numId w:val="6"/>
        </w:numPr>
        <w:jc w:val="both"/>
        <w:rPr>
          <w:lang w:val="en-GB"/>
        </w:rPr>
      </w:pPr>
      <w:r>
        <w:rPr>
          <w:lang w:val="en-GB"/>
        </w:rPr>
        <w:t>Explanation of what the results show</w:t>
      </w:r>
    </w:p>
    <w:p w14:paraId="1CA322BB" w14:textId="4AB2F1D3" w:rsidR="00CF251C" w:rsidRPr="00F706F3" w:rsidRDefault="00D469A9" w:rsidP="00F706F3">
      <w:pPr>
        <w:numPr>
          <w:ilvl w:val="0"/>
          <w:numId w:val="6"/>
        </w:numPr>
        <w:jc w:val="both"/>
        <w:rPr>
          <w:lang w:val="en-GB"/>
        </w:rPr>
      </w:pPr>
      <w:r>
        <w:rPr>
          <w:lang w:val="en-GB"/>
        </w:rPr>
        <w:t>Focus on the execution time profile</w:t>
      </w:r>
    </w:p>
    <w:p w14:paraId="50BACC7D" w14:textId="579EBCD9" w:rsidR="00E6674C" w:rsidRPr="00E6674C" w:rsidRDefault="00E6674C" w:rsidP="003F11E5">
      <w:pPr>
        <w:numPr>
          <w:ilvl w:val="0"/>
          <w:numId w:val="6"/>
        </w:numPr>
        <w:jc w:val="both"/>
        <w:rPr>
          <w:lang w:val="en-GB"/>
        </w:rPr>
      </w:pPr>
      <w:r>
        <w:rPr>
          <w:u w:val="single"/>
          <w:lang w:val="en-GB"/>
        </w:rPr>
        <w:t>SFDTD Results</w:t>
      </w:r>
    </w:p>
    <w:p w14:paraId="7E52E841" w14:textId="77777777" w:rsidR="00F706F3" w:rsidRDefault="00F706F3" w:rsidP="00F706F3">
      <w:pPr>
        <w:numPr>
          <w:ilvl w:val="0"/>
          <w:numId w:val="6"/>
        </w:numPr>
        <w:jc w:val="both"/>
        <w:rPr>
          <w:lang w:val="en-GB"/>
        </w:rPr>
      </w:pPr>
      <w:r>
        <w:rPr>
          <w:lang w:val="en-GB"/>
        </w:rPr>
        <w:t>Profiler output</w:t>
      </w:r>
    </w:p>
    <w:p w14:paraId="4DA512A1" w14:textId="77777777" w:rsidR="00F706F3" w:rsidRDefault="00F706F3" w:rsidP="00F706F3">
      <w:pPr>
        <w:numPr>
          <w:ilvl w:val="0"/>
          <w:numId w:val="6"/>
        </w:numPr>
        <w:jc w:val="both"/>
        <w:rPr>
          <w:lang w:val="en-GB"/>
        </w:rPr>
      </w:pPr>
      <w:r>
        <w:rPr>
          <w:lang w:val="en-GB"/>
        </w:rPr>
        <w:t>Explanation of what the results show</w:t>
      </w:r>
    </w:p>
    <w:p w14:paraId="658A1C1E" w14:textId="36AEE604" w:rsidR="00E6674C" w:rsidRDefault="00F706F3" w:rsidP="00F706F3">
      <w:pPr>
        <w:numPr>
          <w:ilvl w:val="0"/>
          <w:numId w:val="6"/>
        </w:numPr>
        <w:jc w:val="both"/>
        <w:rPr>
          <w:lang w:val="en-GB"/>
        </w:rPr>
      </w:pPr>
      <w:r>
        <w:rPr>
          <w:lang w:val="en-GB"/>
        </w:rPr>
        <w:t>Focus on the execution time profile</w:t>
      </w:r>
    </w:p>
    <w:p w14:paraId="7C653DDB" w14:textId="306874AB" w:rsidR="006C4817" w:rsidRPr="00F706F3" w:rsidRDefault="006C4817" w:rsidP="003F11E5">
      <w:pPr>
        <w:numPr>
          <w:ilvl w:val="0"/>
          <w:numId w:val="6"/>
        </w:numPr>
        <w:jc w:val="both"/>
        <w:rPr>
          <w:u w:val="single"/>
          <w:lang w:val="en-GB"/>
        </w:rPr>
      </w:pPr>
      <w:r w:rsidRPr="00F706F3">
        <w:rPr>
          <w:u w:val="single"/>
          <w:lang w:val="en-GB"/>
        </w:rPr>
        <w:t xml:space="preserve">The </w:t>
      </w:r>
      <w:r w:rsidR="00007EB3" w:rsidRPr="00F706F3">
        <w:rPr>
          <w:u w:val="single"/>
          <w:lang w:val="en-GB"/>
        </w:rPr>
        <w:t>execution speed comparison</w:t>
      </w:r>
    </w:p>
    <w:p w14:paraId="3B4B057A" w14:textId="1FA2C118" w:rsidR="00F706F3" w:rsidRDefault="00F706F3" w:rsidP="00F706F3">
      <w:pPr>
        <w:numPr>
          <w:ilvl w:val="1"/>
          <w:numId w:val="6"/>
        </w:numPr>
        <w:jc w:val="both"/>
        <w:rPr>
          <w:lang w:val="en-GB"/>
        </w:rPr>
      </w:pPr>
      <w:r>
        <w:rPr>
          <w:lang w:val="en-GB"/>
        </w:rPr>
        <w:t xml:space="preserve">The two figures below show the mean time step execution speed for each time domain method and domain size. The first figure shows time on a linear scale, and the second figure shows time on a logarithmic scale. – WHAT </w:t>
      </w:r>
    </w:p>
    <w:p w14:paraId="2B537E8B" w14:textId="77777777" w:rsidR="00BD2614" w:rsidRDefault="0035172F" w:rsidP="00BD2614">
      <w:pPr>
        <w:keepNext/>
        <w:jc w:val="center"/>
      </w:pPr>
      <w:r>
        <w:rPr>
          <w:noProof/>
          <w:lang w:val="en-GB" w:eastAsia="en-GB"/>
        </w:rPr>
        <w:drawing>
          <wp:inline distT="0" distB="0" distL="0" distR="0" wp14:anchorId="2C6AE6B6" wp14:editId="477DDDF5">
            <wp:extent cx="4924538" cy="266075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ntimeexL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7079" cy="2662127"/>
                    </a:xfrm>
                    <a:prstGeom prst="rect">
                      <a:avLst/>
                    </a:prstGeom>
                  </pic:spPr>
                </pic:pic>
              </a:graphicData>
            </a:graphic>
          </wp:inline>
        </w:drawing>
      </w:r>
    </w:p>
    <w:p w14:paraId="3D2A64C0" w14:textId="12F1436A" w:rsidR="00BD2614" w:rsidRDefault="00BD2614" w:rsidP="00BD2614">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ADD THIS CAPTION</w:t>
      </w:r>
    </w:p>
    <w:p w14:paraId="090DBF5D" w14:textId="77777777" w:rsidR="00BD2614" w:rsidRDefault="0035172F" w:rsidP="00BD2614">
      <w:pPr>
        <w:keepNext/>
        <w:jc w:val="center"/>
      </w:pPr>
      <w:r>
        <w:rPr>
          <w:noProof/>
          <w:lang w:val="en-GB" w:eastAsia="en-GB"/>
        </w:rPr>
        <w:lastRenderedPageBreak/>
        <w:drawing>
          <wp:inline distT="0" distB="0" distL="0" distR="0" wp14:anchorId="5F0178D5" wp14:editId="2F36BB70">
            <wp:extent cx="4898036" cy="25223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timeexLO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3033" cy="2524965"/>
                    </a:xfrm>
                    <a:prstGeom prst="rect">
                      <a:avLst/>
                    </a:prstGeom>
                  </pic:spPr>
                </pic:pic>
              </a:graphicData>
            </a:graphic>
          </wp:inline>
        </w:drawing>
      </w:r>
    </w:p>
    <w:p w14:paraId="41D669A5" w14:textId="3FEEF7AD" w:rsidR="0035172F" w:rsidRDefault="00BD2614" w:rsidP="00BD2614">
      <w:pPr>
        <w:pStyle w:val="Caption"/>
        <w:jc w:val="center"/>
        <w:rPr>
          <w:lang w:val="en-GB"/>
        </w:rPr>
      </w:pPr>
      <w:r>
        <w:t xml:space="preserve">Figure </w:t>
      </w:r>
      <w:r>
        <w:fldChar w:fldCharType="begin"/>
      </w:r>
      <w:r>
        <w:instrText xml:space="preserve"> SEQ Figure \* ARABIC </w:instrText>
      </w:r>
      <w:r>
        <w:fldChar w:fldCharType="separate"/>
      </w:r>
      <w:r>
        <w:rPr>
          <w:noProof/>
        </w:rPr>
        <w:t>10</w:t>
      </w:r>
      <w:r>
        <w:fldChar w:fldCharType="end"/>
      </w:r>
      <w:r>
        <w:t>ADD THIS CAPTION</w:t>
      </w:r>
    </w:p>
    <w:p w14:paraId="0B4A0C35" w14:textId="0473501C" w:rsidR="00F706F3" w:rsidRDefault="00F706F3" w:rsidP="00F706F3">
      <w:pPr>
        <w:numPr>
          <w:ilvl w:val="1"/>
          <w:numId w:val="6"/>
        </w:numPr>
        <w:jc w:val="both"/>
        <w:rPr>
          <w:lang w:val="en-GB"/>
        </w:rPr>
      </w:pPr>
      <w:r>
        <w:rPr>
          <w:lang w:val="en-GB"/>
        </w:rPr>
        <w:t>These results would suggest that the PSTD method gives significantly faster execution times than the FDTD and SFDTD methods. This may be because of both the capacity to leverage optimised computation methods, and the slightly more relaxed domain attributes required for a simulation i.e. number of points required. – WHY</w:t>
      </w:r>
    </w:p>
    <w:p w14:paraId="56D4E310" w14:textId="54A8627B" w:rsidR="00F706F3" w:rsidRDefault="00F706F3" w:rsidP="00F706F3">
      <w:pPr>
        <w:numPr>
          <w:ilvl w:val="1"/>
          <w:numId w:val="6"/>
        </w:numPr>
        <w:jc w:val="both"/>
        <w:rPr>
          <w:lang w:val="en-GB"/>
        </w:rPr>
      </w:pPr>
      <w:r>
        <w:rPr>
          <w:lang w:val="en-GB"/>
        </w:rPr>
        <w:t xml:space="preserve">However, </w:t>
      </w:r>
      <w:r w:rsidR="000B21E1">
        <w:rPr>
          <w:lang w:val="en-GB"/>
        </w:rPr>
        <w:t xml:space="preserve">implementing partially absorbing boundary conditions, handling obstacles, and minimizing aliasing may all be non-trivial work to undertake, where the FDTD and SFDTD methods may be easier to modify and scale for different problems. – WHAT </w:t>
      </w:r>
    </w:p>
    <w:p w14:paraId="5AD6EF09" w14:textId="73CA03C7" w:rsidR="000B21E1" w:rsidRDefault="000B21E1" w:rsidP="00F706F3">
      <w:pPr>
        <w:numPr>
          <w:ilvl w:val="1"/>
          <w:numId w:val="6"/>
        </w:numPr>
        <w:jc w:val="both"/>
        <w:rPr>
          <w:lang w:val="en-GB"/>
        </w:rPr>
      </w:pPr>
      <w:r>
        <w:rPr>
          <w:lang w:val="en-GB"/>
        </w:rPr>
        <w:t xml:space="preserve">The results also show that on average, the SFDTD method reduced average computation times only the largest domain size, and increased computation time for all other domain sizes. – WHAT </w:t>
      </w:r>
    </w:p>
    <w:p w14:paraId="27FFD5A4" w14:textId="24A723EC" w:rsidR="000B21E1" w:rsidRPr="00F706F3" w:rsidRDefault="000B21E1" w:rsidP="00F706F3">
      <w:pPr>
        <w:numPr>
          <w:ilvl w:val="1"/>
          <w:numId w:val="6"/>
        </w:numPr>
        <w:jc w:val="both"/>
        <w:rPr>
          <w:lang w:val="en-GB"/>
        </w:rPr>
      </w:pPr>
      <w:r>
        <w:rPr>
          <w:lang w:val="en-GB"/>
        </w:rPr>
        <w:t xml:space="preserve">This is probably due to the non-optimised implementation of the method and the threshold of the window. Early in the simulation. Before the stimulus has much effect on the domain, the number of extra calculations being undertaken to create the window may be large enough to offset any benefits that such a window might give in terms of total domain used in computation. – WHAT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lastRenderedPageBreak/>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D47A9E7" w:rsidR="005020ED" w:rsidRPr="0073617A" w:rsidRDefault="008A1FCA" w:rsidP="0073617A">
      <w:pPr>
        <w:pStyle w:val="ListParagraph"/>
        <w:numPr>
          <w:ilvl w:val="0"/>
          <w:numId w:val="9"/>
        </w:numPr>
        <w:jc w:val="both"/>
        <w:rPr>
          <w:lang w:val="en-GB"/>
        </w:rPr>
      </w:pPr>
      <w:r w:rsidRPr="0073617A">
        <w:rPr>
          <w:lang w:val="en-GB"/>
        </w:rPr>
        <w:t>Examination and improvement of the output of the PSTD method, including the performance of the PML</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2522E04F" w14:textId="77777777" w:rsidR="009733BB" w:rsidRDefault="009733BB" w:rsidP="003F11E5">
      <w:pPr>
        <w:pStyle w:val="Heading1"/>
        <w:jc w:val="both"/>
      </w:pPr>
      <w:r>
        <w:t>References</w:t>
      </w:r>
    </w:p>
    <w:p w14:paraId="4183258E" w14:textId="3F5510E1" w:rsidR="00B9340E" w:rsidRPr="00B9340E" w:rsidRDefault="00386E63" w:rsidP="00B9340E">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B9340E" w:rsidRPr="00B9340E">
        <w:rPr>
          <w:rFonts w:cs="Arial"/>
          <w:noProof/>
          <w:szCs w:val="24"/>
        </w:rPr>
        <w:t>[1]</w:t>
      </w:r>
      <w:r w:rsidR="00B9340E" w:rsidRPr="00B9340E">
        <w:rPr>
          <w:rFonts w:cs="Arial"/>
          <w:noProof/>
          <w:szCs w:val="24"/>
        </w:rPr>
        <w:tab/>
        <w:t>S. Durbridge, “Efficient Acoustic Modelling of Large Spaces using Time Domain Methods,” University of Derby, 2017.</w:t>
      </w:r>
    </w:p>
    <w:p w14:paraId="5F449EDD"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[2]</w:t>
      </w:r>
      <w:r w:rsidRPr="00B9340E">
        <w:rPr>
          <w:rFonts w:cs="Arial"/>
          <w:noProof/>
          <w:szCs w:val="24"/>
        </w:rPr>
        <w:tab/>
        <w:t xml:space="preserve">J. De Poorter and D. Botteldooren, “Acoustical finite-difference time-domain simulations of subwavelength geometries,” </w:t>
      </w:r>
      <w:r w:rsidRPr="00B9340E">
        <w:rPr>
          <w:rFonts w:cs="Arial"/>
          <w:i/>
          <w:iCs/>
          <w:noProof/>
          <w:szCs w:val="24"/>
        </w:rPr>
        <w:t>J. Acoust. Soc. Am.</w:t>
      </w:r>
      <w:r w:rsidRPr="00B9340E">
        <w:rPr>
          <w:rFonts w:cs="Arial"/>
          <w:noProof/>
          <w:szCs w:val="24"/>
        </w:rPr>
        <w:t>, vol. 104, no. 3, pp. 1171–1177, 1998.</w:t>
      </w:r>
    </w:p>
    <w:p w14:paraId="668F5BCD"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[3]</w:t>
      </w:r>
      <w:r w:rsidRPr="00B9340E">
        <w:rPr>
          <w:rFonts w:cs="Arial"/>
          <w:noProof/>
          <w:szCs w:val="24"/>
        </w:rPr>
        <w:tab/>
        <w:t xml:space="preserve">D. T. Murphy, A. Southern, and L. Savioja, “Source excitation strategies for obtaining impulse responses in finite difference time domain room acoustics simulation,” </w:t>
      </w:r>
      <w:r w:rsidRPr="00B9340E">
        <w:rPr>
          <w:rFonts w:cs="Arial"/>
          <w:i/>
          <w:iCs/>
          <w:noProof/>
          <w:szCs w:val="24"/>
        </w:rPr>
        <w:t>Appl. Acoust.</w:t>
      </w:r>
      <w:r w:rsidRPr="00B9340E">
        <w:rPr>
          <w:rFonts w:cs="Arial"/>
          <w:noProof/>
          <w:szCs w:val="24"/>
        </w:rPr>
        <w:t>, vol. 82, pp. 6–14, 2014.</w:t>
      </w:r>
    </w:p>
    <w:p w14:paraId="24C1A74F"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[4]</w:t>
      </w:r>
      <w:r w:rsidRPr="00B9340E">
        <w:rPr>
          <w:rFonts w:cs="Arial"/>
          <w:noProof/>
          <w:szCs w:val="24"/>
        </w:rPr>
        <w:tab/>
        <w:t xml:space="preserve">S. Bilbao, “Optimized FDTD schemes for 3-D acoustic wave propagation,” </w:t>
      </w:r>
      <w:r w:rsidRPr="00B9340E">
        <w:rPr>
          <w:rFonts w:cs="Arial"/>
          <w:i/>
          <w:iCs/>
          <w:noProof/>
          <w:szCs w:val="24"/>
        </w:rPr>
        <w:t>IEEE Trans. Audio, Speech Lang. Process.</w:t>
      </w:r>
      <w:r w:rsidRPr="00B9340E">
        <w:rPr>
          <w:rFonts w:cs="Arial"/>
          <w:noProof/>
          <w:szCs w:val="24"/>
        </w:rPr>
        <w:t>, vol. 20, no. 5, pp. 1658–1663, 2012.</w:t>
      </w:r>
    </w:p>
    <w:p w14:paraId="343C4164"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[5]</w:t>
      </w:r>
      <w:r w:rsidRPr="00B9340E">
        <w:rPr>
          <w:rFonts w:cs="Arial"/>
          <w:noProof/>
          <w:szCs w:val="24"/>
        </w:rPr>
        <w:tab/>
        <w:t xml:space="preserve">L. Savioja, “Real-time 3D finite-difference time-domain simulation of low- and mid-frequency room acoustics,” </w:t>
      </w:r>
      <w:r w:rsidRPr="00B9340E">
        <w:rPr>
          <w:rFonts w:cs="Arial"/>
          <w:i/>
          <w:iCs/>
          <w:noProof/>
          <w:szCs w:val="24"/>
        </w:rPr>
        <w:t>Proc Int Conf Digit. Audio Eff.</w:t>
      </w:r>
      <w:r w:rsidRPr="00B9340E">
        <w:rPr>
          <w:rFonts w:cs="Arial"/>
          <w:noProof/>
          <w:szCs w:val="24"/>
        </w:rPr>
        <w:t>, pp. 1–8, 2010.</w:t>
      </w:r>
    </w:p>
    <w:p w14:paraId="06A55BF1"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[6]</w:t>
      </w:r>
      <w:r w:rsidRPr="00B9340E">
        <w:rPr>
          <w:rFonts w:cs="Arial"/>
          <w:noProof/>
          <w:szCs w:val="24"/>
        </w:rPr>
        <w:tab/>
        <w:t xml:space="preserve">B. Hamilton and S. Bilbao, “Fourth-Order and Optimised Finite Difference Schemes for the 2-D Wave Equation,” </w:t>
      </w:r>
      <w:r w:rsidRPr="00B9340E">
        <w:rPr>
          <w:rFonts w:cs="Arial"/>
          <w:i/>
          <w:iCs/>
          <w:noProof/>
          <w:szCs w:val="24"/>
        </w:rPr>
        <w:t>Research.Ed.Ac.Uk</w:t>
      </w:r>
      <w:r w:rsidRPr="00B9340E">
        <w:rPr>
          <w:rFonts w:cs="Arial"/>
          <w:noProof/>
          <w:szCs w:val="24"/>
        </w:rPr>
        <w:t>, vol. 2, no. 2, pp. 1–8, 2013.</w:t>
      </w:r>
    </w:p>
    <w:p w14:paraId="10C4F263"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[7]</w:t>
      </w:r>
      <w:r w:rsidRPr="00B9340E">
        <w:rPr>
          <w:rFonts w:cs="Arial"/>
          <w:noProof/>
          <w:szCs w:val="24"/>
        </w:rPr>
        <w:tab/>
        <w:t>J. Van Mourik and D. T. Murphy, “Hybrid Acoustic Modelling of Historic Spaces Using Blender,” no. c, 2014.</w:t>
      </w:r>
    </w:p>
    <w:p w14:paraId="6E937E87"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[8]</w:t>
      </w:r>
      <w:r w:rsidRPr="00B9340E">
        <w:rPr>
          <w:rFonts w:cs="Arial"/>
          <w:noProof/>
          <w:szCs w:val="24"/>
        </w:rPr>
        <w:tab/>
        <w:t>A. J. Hill, “Analysis , Modeling and Wide-Area Spatiotemporal Control of Low-Frequency Sound Reproduction,” University of Essex, 2012.</w:t>
      </w:r>
    </w:p>
    <w:p w14:paraId="2B69F496"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[9]</w:t>
      </w:r>
      <w:r w:rsidRPr="00B9340E">
        <w:rPr>
          <w:rFonts w:cs="Arial"/>
          <w:noProof/>
          <w:szCs w:val="24"/>
        </w:rPr>
        <w:tab/>
        <w:t xml:space="preserve">L. N. Trefethen, “Spectral Methods in Matlab,” </w:t>
      </w:r>
      <w:r w:rsidRPr="00B9340E">
        <w:rPr>
          <w:rFonts w:cs="Arial"/>
          <w:i/>
          <w:iCs/>
          <w:noProof/>
          <w:szCs w:val="24"/>
        </w:rPr>
        <w:t>Lloydia Cincinnati</w:t>
      </w:r>
      <w:r w:rsidRPr="00B9340E">
        <w:rPr>
          <w:rFonts w:cs="Arial"/>
          <w:noProof/>
          <w:szCs w:val="24"/>
        </w:rPr>
        <w:t>, vol. 10, p. 184, 2000.</w:t>
      </w:r>
    </w:p>
    <w:p w14:paraId="1AD8D591"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[10]</w:t>
      </w:r>
      <w:r w:rsidRPr="00B9340E">
        <w:rPr>
          <w:rFonts w:cs="Arial"/>
          <w:noProof/>
          <w:szCs w:val="24"/>
        </w:rPr>
        <w:tab/>
        <w:t xml:space="preserve">M. Hornikx, T. Krijnen, and L. Van Harten, “OpenPSTD: The open source pseudospectral time-domain method for acoustic propagation,” </w:t>
      </w:r>
      <w:r w:rsidRPr="00B9340E">
        <w:rPr>
          <w:rFonts w:cs="Arial"/>
          <w:i/>
          <w:iCs/>
          <w:noProof/>
          <w:szCs w:val="24"/>
        </w:rPr>
        <w:t>Comput. Phys. Commun.</w:t>
      </w:r>
      <w:r w:rsidRPr="00B9340E">
        <w:rPr>
          <w:rFonts w:cs="Arial"/>
          <w:noProof/>
          <w:szCs w:val="24"/>
        </w:rPr>
        <w:t>, vol. 203, pp. 298–308, 2016.</w:t>
      </w:r>
    </w:p>
    <w:p w14:paraId="0B85E290"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[11]</w:t>
      </w:r>
      <w:r w:rsidRPr="00B9340E">
        <w:rPr>
          <w:rFonts w:cs="Arial"/>
          <w:noProof/>
          <w:szCs w:val="24"/>
        </w:rPr>
        <w:tab/>
        <w:t xml:space="preserve">J. A. S. Angus and A. Caunce, “A GPGPU Approach to Improved Acoustic Finite Difference Time Domain Calculations,” in </w:t>
      </w:r>
      <w:r w:rsidRPr="00B9340E">
        <w:rPr>
          <w:rFonts w:cs="Arial"/>
          <w:i/>
          <w:iCs/>
          <w:noProof/>
          <w:szCs w:val="24"/>
        </w:rPr>
        <w:t>128th Audio Engineering Society Convention</w:t>
      </w:r>
      <w:r w:rsidRPr="00B9340E">
        <w:rPr>
          <w:rFonts w:cs="Arial"/>
          <w:noProof/>
          <w:szCs w:val="24"/>
        </w:rPr>
        <w:t>, 2010.</w:t>
      </w:r>
    </w:p>
    <w:p w14:paraId="2A515B59"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[12]</w:t>
      </w:r>
      <w:r w:rsidRPr="00B9340E">
        <w:rPr>
          <w:rFonts w:cs="Arial"/>
          <w:noProof/>
          <w:szCs w:val="24"/>
        </w:rPr>
        <w:tab/>
        <w:t>C. Doerr, “SPARSE FINITE-DIFFERENCE TIME DOMAIN SIMULATION,” US 2014/0365188 A1, 2014.</w:t>
      </w:r>
    </w:p>
    <w:p w14:paraId="0E2A1F2E"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[13]</w:t>
      </w:r>
      <w:r w:rsidRPr="00B9340E">
        <w:rPr>
          <w:rFonts w:cs="Arial"/>
          <w:noProof/>
          <w:szCs w:val="24"/>
        </w:rPr>
        <w:tab/>
        <w:t xml:space="preserve">C. Doerr, “Sparse Finite Difference Time Domain Method,” </w:t>
      </w:r>
      <w:r w:rsidRPr="00B9340E">
        <w:rPr>
          <w:rFonts w:cs="Arial"/>
          <w:i/>
          <w:iCs/>
          <w:noProof/>
          <w:szCs w:val="24"/>
        </w:rPr>
        <w:t>IEEE Photonics Technol. Lett.</w:t>
      </w:r>
      <w:r w:rsidRPr="00B9340E">
        <w:rPr>
          <w:rFonts w:cs="Arial"/>
          <w:noProof/>
          <w:szCs w:val="24"/>
        </w:rPr>
        <w:t>, vol. 25, no. 23, p. 1, 2013.</w:t>
      </w:r>
    </w:p>
    <w:p w14:paraId="00FAE3E2" w14:textId="77777777" w:rsidR="00B9340E" w:rsidRPr="00B9340E" w:rsidRDefault="00B9340E" w:rsidP="00B9340E">
      <w:pPr>
        <w:widowControl w:val="0"/>
        <w:autoSpaceDE w:val="0"/>
        <w:autoSpaceDN w:val="0"/>
        <w:adjustRightInd w:val="0"/>
        <w:ind w:left="640" w:hanging="640"/>
        <w:rPr>
          <w:rFonts w:cs="Arial"/>
          <w:noProof/>
          <w:szCs w:val="24"/>
        </w:rPr>
      </w:pPr>
      <w:r w:rsidRPr="00B9340E">
        <w:rPr>
          <w:rFonts w:cs="Arial"/>
          <w:noProof/>
          <w:szCs w:val="24"/>
        </w:rPr>
        <w:t>[14]</w:t>
      </w:r>
      <w:r w:rsidRPr="00B9340E">
        <w:rPr>
          <w:rFonts w:cs="Arial"/>
          <w:noProof/>
          <w:szCs w:val="24"/>
        </w:rPr>
        <w:tab/>
        <w:t>C. Doerr, “3D Sparse Finite-Difference Time-Domain Simulation of Silicon Photonic Integrated Circuits,” vol. i, pp. 4–6, 2015.</w:t>
      </w:r>
    </w:p>
    <w:p w14:paraId="3405031C" w14:textId="77777777" w:rsidR="00B9340E" w:rsidRPr="00B9340E" w:rsidRDefault="00B9340E" w:rsidP="00B9340E">
      <w:pPr>
        <w:widowControl w:val="0"/>
        <w:autoSpaceDE w:val="0"/>
        <w:autoSpaceDN w:val="0"/>
        <w:adjustRightInd w:val="0"/>
        <w:ind w:left="640" w:hanging="640"/>
        <w:rPr>
          <w:rFonts w:cs="Arial"/>
          <w:noProof/>
        </w:rPr>
      </w:pPr>
      <w:r w:rsidRPr="00B9340E">
        <w:rPr>
          <w:rFonts w:cs="Arial"/>
          <w:noProof/>
          <w:szCs w:val="24"/>
        </w:rPr>
        <w:t>[15]</w:t>
      </w:r>
      <w:r w:rsidRPr="00B9340E">
        <w:rPr>
          <w:rFonts w:cs="Arial"/>
          <w:noProof/>
          <w:szCs w:val="24"/>
        </w:rPr>
        <w:tab/>
        <w:t xml:space="preserve">C. Spa, J. Escolano, and A. Garriga, “Semi-empirical boundary conditions for the linearized acoustic Euler equations using Pseudo-Spectral Time-Domain methods,” </w:t>
      </w:r>
      <w:r w:rsidRPr="00B9340E">
        <w:rPr>
          <w:rFonts w:cs="Arial"/>
          <w:i/>
          <w:iCs/>
          <w:noProof/>
          <w:szCs w:val="24"/>
        </w:rPr>
        <w:t>Appl. Acoust.</w:t>
      </w:r>
      <w:r w:rsidRPr="00B9340E">
        <w:rPr>
          <w:rFonts w:cs="Arial"/>
          <w:noProof/>
          <w:szCs w:val="24"/>
        </w:rPr>
        <w:t>, vol. 72, no. 4, pp. 226–230, 2011.</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24"/>
      <w:footerReference w:type="default" r:id="rId25"/>
      <w:headerReference w:type="first" r:id="rId26"/>
      <w:footerReference w:type="first" r:id="rId27"/>
      <w:pgSz w:w="11907" w:h="16840" w:code="9"/>
      <w:pgMar w:top="2268" w:right="1531" w:bottom="1418" w:left="1531" w:header="851" w:footer="851" w:gutter="0"/>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Adam Hill" w:date="2017-10-12T17:07:00Z" w:initials="AH">
    <w:p w14:paraId="3D2E19A0" w14:textId="442A0DE0" w:rsidR="001D1B0B" w:rsidRDefault="001D1B0B">
      <w:pPr>
        <w:pStyle w:val="CommentText"/>
      </w:pPr>
      <w:r>
        <w:rPr>
          <w:rStyle w:val="CommentReference"/>
        </w:rPr>
        <w:annotationRef/>
      </w:r>
      <w:r>
        <w:t>Reference?</w:t>
      </w:r>
    </w:p>
  </w:comment>
  <w:comment w:id="43" w:author="Adam Hill" w:date="2017-10-12T17:08:00Z" w:initials="AH">
    <w:p w14:paraId="5EC977E2" w14:textId="1020D453" w:rsidR="00523A8E" w:rsidRDefault="00523A8E">
      <w:pPr>
        <w:pStyle w:val="CommentText"/>
      </w:pPr>
      <w:r>
        <w:rPr>
          <w:rStyle w:val="CommentReference"/>
        </w:rPr>
        <w:annotationRef/>
      </w:r>
      <w:r>
        <w:t>Be sure to label your equations</w:t>
      </w:r>
    </w:p>
  </w:comment>
  <w:comment w:id="44" w:author="Adam Hill" w:date="2017-10-12T17:10:00Z" w:initials="AH">
    <w:p w14:paraId="567E1BA3" w14:textId="1BFB991A" w:rsidR="00523A8E" w:rsidRDefault="00523A8E">
      <w:pPr>
        <w:pStyle w:val="CommentText"/>
      </w:pPr>
      <w:r>
        <w:rPr>
          <w:rStyle w:val="CommentReference"/>
        </w:rPr>
        <w:annotationRef/>
      </w:r>
      <w:r>
        <w:t>Give a brief explanation of a perfectly matched layer.</w:t>
      </w:r>
    </w:p>
  </w:comment>
  <w:comment w:id="45" w:author="Adam Hill" w:date="2017-10-12T17:12:00Z" w:initials="AH">
    <w:p w14:paraId="0E729B15" w14:textId="6710FBD6" w:rsidR="00523A8E" w:rsidRDefault="00523A8E">
      <w:pPr>
        <w:pStyle w:val="CommentText"/>
      </w:pPr>
      <w:r>
        <w:rPr>
          <w:rStyle w:val="CommentReference"/>
        </w:rPr>
        <w:annotationRef/>
      </w:r>
      <w:r>
        <w:t>This intro section should be split into Introduction and Background information. Just have a short intro saying what this work focuses on and the motivation behind the work. The background section can contain the rest.</w:t>
      </w:r>
    </w:p>
  </w:comment>
  <w:comment w:id="47" w:author="Adam Hill" w:date="2017-10-12T17:11:00Z" w:initials="AH">
    <w:p w14:paraId="1E2D3EB5" w14:textId="591E61C3" w:rsidR="00523A8E" w:rsidRDefault="00523A8E">
      <w:pPr>
        <w:pStyle w:val="CommentText"/>
      </w:pPr>
      <w:r>
        <w:rPr>
          <w:rStyle w:val="CommentReference"/>
        </w:rPr>
        <w:annotationRef/>
      </w:r>
    </w:p>
  </w:comment>
  <w:comment w:id="86" w:author="Adam Hill" w:date="2017-10-12T17:17:00Z" w:initials="AH">
    <w:p w14:paraId="150A2087" w14:textId="1FB0F5FB" w:rsidR="00523A8E" w:rsidRDefault="00523A8E">
      <w:pPr>
        <w:pStyle w:val="CommentText"/>
      </w:pPr>
      <w:r>
        <w:rPr>
          <w:rStyle w:val="CommentReference"/>
        </w:rPr>
        <w:annotationRef/>
      </w:r>
      <w:r>
        <w:t>Make sure you insert this figure!</w:t>
      </w:r>
    </w:p>
  </w:comment>
  <w:comment w:id="92" w:author="Adam Hill" w:date="2017-10-12T17:25:00Z" w:initials="AH">
    <w:p w14:paraId="6F8CB6DE" w14:textId="436871E0" w:rsidR="00B30A45" w:rsidRDefault="00B30A45">
      <w:pPr>
        <w:pStyle w:val="CommentText"/>
      </w:pPr>
      <w:r>
        <w:rPr>
          <w:rStyle w:val="CommentReference"/>
        </w:rPr>
        <w:annotationRef/>
      </w:r>
      <w:r>
        <w:t>Are you sure this is aliasing? The source signal seems to have more extra components than the measured signals…</w:t>
      </w:r>
    </w:p>
  </w:comment>
  <w:comment w:id="93" w:author="Adam Hill" w:date="2017-10-12T17:27:00Z" w:initials="AH">
    <w:p w14:paraId="262DB183" w14:textId="7757C7FA" w:rsidR="00844A61" w:rsidRDefault="00844A61">
      <w:pPr>
        <w:pStyle w:val="CommentText"/>
      </w:pPr>
      <w:r>
        <w:rPr>
          <w:rStyle w:val="CommentReference"/>
        </w:rPr>
        <w:annotationRef/>
      </w:r>
      <w:r>
        <w:t>Not by much. The differences aren’t that great.</w:t>
      </w:r>
    </w:p>
  </w:comment>
  <w:comment w:id="96" w:author="Adam Hill" w:date="2017-10-12T17:29:00Z" w:initials="AH">
    <w:p w14:paraId="58C8DB52" w14:textId="3C625D6C" w:rsidR="00731240" w:rsidRDefault="00731240">
      <w:pPr>
        <w:pStyle w:val="CommentText"/>
      </w:pPr>
      <w:r>
        <w:rPr>
          <w:rStyle w:val="CommentReference"/>
        </w:rPr>
        <w:annotationRef/>
      </w:r>
      <w:r>
        <w:t>The source in the second plot doesn’t look the same as for the other two models.</w:t>
      </w:r>
    </w:p>
  </w:comment>
  <w:comment w:id="97" w:author="Adam Hill" w:date="2017-10-12T17:29:00Z" w:initials="AH">
    <w:p w14:paraId="012D5042" w14:textId="57FE7B31" w:rsidR="00731240" w:rsidRDefault="00731240">
      <w:pPr>
        <w:pStyle w:val="CommentText"/>
      </w:pPr>
      <w:r>
        <w:rPr>
          <w:rStyle w:val="CommentReference"/>
        </w:rPr>
        <w:annotationRef/>
      </w:r>
      <w:r>
        <w:t>For the frequency response, why not scale the x-axis the same as in the other plots?</w:t>
      </w:r>
    </w:p>
  </w:comment>
  <w:comment w:id="98" w:author="Adam Hill" w:date="2017-10-12T17:30:00Z" w:initials="AH">
    <w:p w14:paraId="1F7DDE51" w14:textId="618ED9DA" w:rsidR="00731240" w:rsidRDefault="00731240">
      <w:pPr>
        <w:pStyle w:val="CommentText"/>
      </w:pPr>
      <w:r>
        <w:rPr>
          <w:rStyle w:val="CommentReference"/>
        </w:rPr>
        <w:annotationRef/>
      </w:r>
      <w:r>
        <w:t>Not sure what you mean here.</w:t>
      </w:r>
    </w:p>
  </w:comment>
  <w:comment w:id="103" w:author="Adam Hill" w:date="2017-10-12T17:31:00Z" w:initials="AH">
    <w:p w14:paraId="29CD5EAF" w14:textId="325FA8FA" w:rsidR="00731240" w:rsidRDefault="00731240">
      <w:pPr>
        <w:pStyle w:val="CommentText"/>
      </w:pPr>
      <w:r>
        <w:rPr>
          <w:rStyle w:val="CommentReference"/>
        </w:rPr>
        <w:annotationRef/>
      </w:r>
      <w:r>
        <w:t>???</w:t>
      </w:r>
    </w:p>
  </w:comment>
  <w:comment w:id="104" w:author="Adam Hill" w:date="2017-10-12T17:31:00Z" w:initials="AH">
    <w:p w14:paraId="1AE240AF" w14:textId="50EC1277" w:rsidR="00731240" w:rsidRDefault="00731240">
      <w:pPr>
        <w:pStyle w:val="CommentText"/>
      </w:pPr>
      <w:r>
        <w:rPr>
          <w:rStyle w:val="CommentReference"/>
        </w:rPr>
        <w:annotationRef/>
      </w:r>
      <w:r>
        <w:t>Why are the PSTD domain so much smaller? Is this why it outperforms the others?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2E19A0" w15:done="0"/>
  <w15:commentEx w15:paraId="5EC977E2" w15:done="0"/>
  <w15:commentEx w15:paraId="567E1BA3" w15:done="0"/>
  <w15:commentEx w15:paraId="0E729B15" w15:done="0"/>
  <w15:commentEx w15:paraId="1E2D3EB5" w15:done="0"/>
  <w15:commentEx w15:paraId="150A2087" w15:done="0"/>
  <w15:commentEx w15:paraId="6F8CB6DE" w15:done="0"/>
  <w15:commentEx w15:paraId="262DB183" w15:done="0"/>
  <w15:commentEx w15:paraId="58C8DB52" w15:done="0"/>
  <w15:commentEx w15:paraId="012D5042" w15:done="0"/>
  <w15:commentEx w15:paraId="1F7DDE51" w15:done="0"/>
  <w15:commentEx w15:paraId="29CD5EAF" w15:done="0"/>
  <w15:commentEx w15:paraId="1AE240A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0EDF2" w14:textId="77777777" w:rsidR="0026489E" w:rsidRDefault="0026489E">
      <w:r>
        <w:separator/>
      </w:r>
    </w:p>
  </w:endnote>
  <w:endnote w:type="continuationSeparator" w:id="0">
    <w:p w14:paraId="001AEAD9" w14:textId="77777777" w:rsidR="0026489E" w:rsidRDefault="002648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A762C" w14:textId="77777777" w:rsidR="0026489E" w:rsidRDefault="0026489E">
      <w:r>
        <w:separator/>
      </w:r>
    </w:p>
  </w:footnote>
  <w:footnote w:type="continuationSeparator" w:id="0">
    <w:p w14:paraId="55228399" w14:textId="77777777" w:rsidR="0026489E" w:rsidRDefault="002648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Hill">
    <w15:presenceInfo w15:providerId="None" w15:userId="Adam Hi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23394"/>
    <w:rsid w:val="00026549"/>
    <w:rsid w:val="00067C20"/>
    <w:rsid w:val="00073B57"/>
    <w:rsid w:val="00086B1B"/>
    <w:rsid w:val="00095869"/>
    <w:rsid w:val="000B21E1"/>
    <w:rsid w:val="000C42CC"/>
    <w:rsid w:val="000C6A68"/>
    <w:rsid w:val="000F3056"/>
    <w:rsid w:val="000F5F53"/>
    <w:rsid w:val="0010370E"/>
    <w:rsid w:val="00124513"/>
    <w:rsid w:val="00142D8F"/>
    <w:rsid w:val="00174FDD"/>
    <w:rsid w:val="00180B0F"/>
    <w:rsid w:val="00182D24"/>
    <w:rsid w:val="0018514A"/>
    <w:rsid w:val="00187926"/>
    <w:rsid w:val="001A532C"/>
    <w:rsid w:val="001A552F"/>
    <w:rsid w:val="001B621E"/>
    <w:rsid w:val="001C20A5"/>
    <w:rsid w:val="001D1A81"/>
    <w:rsid w:val="001D1B0B"/>
    <w:rsid w:val="001E01C5"/>
    <w:rsid w:val="0021683C"/>
    <w:rsid w:val="00217560"/>
    <w:rsid w:val="00234EF5"/>
    <w:rsid w:val="00247BCC"/>
    <w:rsid w:val="002631C2"/>
    <w:rsid w:val="0026489E"/>
    <w:rsid w:val="00282514"/>
    <w:rsid w:val="002A0DB3"/>
    <w:rsid w:val="002A2D77"/>
    <w:rsid w:val="002D3F8E"/>
    <w:rsid w:val="002F133E"/>
    <w:rsid w:val="00301494"/>
    <w:rsid w:val="00307F27"/>
    <w:rsid w:val="00325039"/>
    <w:rsid w:val="00340508"/>
    <w:rsid w:val="00343870"/>
    <w:rsid w:val="0035172F"/>
    <w:rsid w:val="00356C31"/>
    <w:rsid w:val="00386E63"/>
    <w:rsid w:val="003910B0"/>
    <w:rsid w:val="003E4964"/>
    <w:rsid w:val="003E6CFF"/>
    <w:rsid w:val="003F11E5"/>
    <w:rsid w:val="003F4AD0"/>
    <w:rsid w:val="0040225E"/>
    <w:rsid w:val="0041577D"/>
    <w:rsid w:val="00415B41"/>
    <w:rsid w:val="0043701F"/>
    <w:rsid w:val="00494018"/>
    <w:rsid w:val="004A5E8F"/>
    <w:rsid w:val="004C1674"/>
    <w:rsid w:val="004E311C"/>
    <w:rsid w:val="004F6A6B"/>
    <w:rsid w:val="005020ED"/>
    <w:rsid w:val="00505928"/>
    <w:rsid w:val="00522069"/>
    <w:rsid w:val="00522585"/>
    <w:rsid w:val="00523A8E"/>
    <w:rsid w:val="005242DD"/>
    <w:rsid w:val="0056470E"/>
    <w:rsid w:val="0057167F"/>
    <w:rsid w:val="00574D49"/>
    <w:rsid w:val="005A1CA5"/>
    <w:rsid w:val="005C56AC"/>
    <w:rsid w:val="005C6FA3"/>
    <w:rsid w:val="005D67DC"/>
    <w:rsid w:val="005F39B5"/>
    <w:rsid w:val="006022B8"/>
    <w:rsid w:val="00633271"/>
    <w:rsid w:val="00637829"/>
    <w:rsid w:val="00644277"/>
    <w:rsid w:val="00672413"/>
    <w:rsid w:val="00680E2F"/>
    <w:rsid w:val="00693692"/>
    <w:rsid w:val="006B42A3"/>
    <w:rsid w:val="006C13EE"/>
    <w:rsid w:val="006C4817"/>
    <w:rsid w:val="006D0A98"/>
    <w:rsid w:val="006D0FDC"/>
    <w:rsid w:val="006F33C1"/>
    <w:rsid w:val="006F5F0D"/>
    <w:rsid w:val="007070AB"/>
    <w:rsid w:val="007131DA"/>
    <w:rsid w:val="00715E41"/>
    <w:rsid w:val="00720142"/>
    <w:rsid w:val="00723CD1"/>
    <w:rsid w:val="00731240"/>
    <w:rsid w:val="0073617A"/>
    <w:rsid w:val="00740013"/>
    <w:rsid w:val="00755979"/>
    <w:rsid w:val="00756A4A"/>
    <w:rsid w:val="007646A6"/>
    <w:rsid w:val="00770711"/>
    <w:rsid w:val="00782A02"/>
    <w:rsid w:val="00790736"/>
    <w:rsid w:val="007A1345"/>
    <w:rsid w:val="007D7CBA"/>
    <w:rsid w:val="007D7E4F"/>
    <w:rsid w:val="007E7DC8"/>
    <w:rsid w:val="00805DB7"/>
    <w:rsid w:val="0080643A"/>
    <w:rsid w:val="008066C7"/>
    <w:rsid w:val="008123EA"/>
    <w:rsid w:val="00823D73"/>
    <w:rsid w:val="00824D40"/>
    <w:rsid w:val="00844A61"/>
    <w:rsid w:val="00844F7B"/>
    <w:rsid w:val="00845398"/>
    <w:rsid w:val="00861BEF"/>
    <w:rsid w:val="00864C2A"/>
    <w:rsid w:val="00871B51"/>
    <w:rsid w:val="00874EB8"/>
    <w:rsid w:val="00890513"/>
    <w:rsid w:val="00892296"/>
    <w:rsid w:val="008A1FCA"/>
    <w:rsid w:val="008B79B5"/>
    <w:rsid w:val="008D7CDE"/>
    <w:rsid w:val="008E0894"/>
    <w:rsid w:val="008F236D"/>
    <w:rsid w:val="008F6F42"/>
    <w:rsid w:val="00901697"/>
    <w:rsid w:val="00925655"/>
    <w:rsid w:val="009732F2"/>
    <w:rsid w:val="009733BB"/>
    <w:rsid w:val="0097388E"/>
    <w:rsid w:val="009942ED"/>
    <w:rsid w:val="009A6C8A"/>
    <w:rsid w:val="009B18E0"/>
    <w:rsid w:val="009C0B6C"/>
    <w:rsid w:val="009D4C82"/>
    <w:rsid w:val="00A41912"/>
    <w:rsid w:val="00A44854"/>
    <w:rsid w:val="00A506C5"/>
    <w:rsid w:val="00A72E5E"/>
    <w:rsid w:val="00A72F87"/>
    <w:rsid w:val="00A93312"/>
    <w:rsid w:val="00A93A6E"/>
    <w:rsid w:val="00AB5B93"/>
    <w:rsid w:val="00AD3387"/>
    <w:rsid w:val="00AE4500"/>
    <w:rsid w:val="00B137B1"/>
    <w:rsid w:val="00B30A45"/>
    <w:rsid w:val="00B337A9"/>
    <w:rsid w:val="00B4633A"/>
    <w:rsid w:val="00B548A3"/>
    <w:rsid w:val="00B647A8"/>
    <w:rsid w:val="00B832BB"/>
    <w:rsid w:val="00B93349"/>
    <w:rsid w:val="00B9340E"/>
    <w:rsid w:val="00B94DAB"/>
    <w:rsid w:val="00B95660"/>
    <w:rsid w:val="00BA7868"/>
    <w:rsid w:val="00BD2614"/>
    <w:rsid w:val="00C13546"/>
    <w:rsid w:val="00C30908"/>
    <w:rsid w:val="00C35ECB"/>
    <w:rsid w:val="00C36278"/>
    <w:rsid w:val="00C637D8"/>
    <w:rsid w:val="00C673A2"/>
    <w:rsid w:val="00C72C21"/>
    <w:rsid w:val="00CC66F3"/>
    <w:rsid w:val="00CD52E5"/>
    <w:rsid w:val="00CE1413"/>
    <w:rsid w:val="00CF251C"/>
    <w:rsid w:val="00CF79CB"/>
    <w:rsid w:val="00D14547"/>
    <w:rsid w:val="00D21FF4"/>
    <w:rsid w:val="00D23D5B"/>
    <w:rsid w:val="00D409D6"/>
    <w:rsid w:val="00D4162D"/>
    <w:rsid w:val="00D469A9"/>
    <w:rsid w:val="00D50180"/>
    <w:rsid w:val="00D61A3C"/>
    <w:rsid w:val="00D6218E"/>
    <w:rsid w:val="00D64600"/>
    <w:rsid w:val="00D7636A"/>
    <w:rsid w:val="00D82861"/>
    <w:rsid w:val="00D875EE"/>
    <w:rsid w:val="00D94258"/>
    <w:rsid w:val="00DD4561"/>
    <w:rsid w:val="00DE6C64"/>
    <w:rsid w:val="00DF54D5"/>
    <w:rsid w:val="00DF78B6"/>
    <w:rsid w:val="00E04890"/>
    <w:rsid w:val="00E04C75"/>
    <w:rsid w:val="00E14BBE"/>
    <w:rsid w:val="00E168E3"/>
    <w:rsid w:val="00E2538F"/>
    <w:rsid w:val="00E337DE"/>
    <w:rsid w:val="00E57224"/>
    <w:rsid w:val="00E6674C"/>
    <w:rsid w:val="00EC1AF4"/>
    <w:rsid w:val="00EC2B9A"/>
    <w:rsid w:val="00EF032C"/>
    <w:rsid w:val="00EF3F29"/>
    <w:rsid w:val="00F0252F"/>
    <w:rsid w:val="00F211FA"/>
    <w:rsid w:val="00F40097"/>
    <w:rsid w:val="00F706F3"/>
    <w:rsid w:val="00F728D1"/>
    <w:rsid w:val="00F9362B"/>
    <w:rsid w:val="00FA3AAF"/>
    <w:rsid w:val="00FA4988"/>
    <w:rsid w:val="00FA7FA9"/>
    <w:rsid w:val="00FB09AE"/>
    <w:rsid w:val="00FB2359"/>
    <w:rsid w:val="00FC1020"/>
    <w:rsid w:val="00FE2F8B"/>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4.xml><?xml version="1.0" encoding="utf-8"?>
<ds:datastoreItem xmlns:ds="http://schemas.openxmlformats.org/officeDocument/2006/customXml" ds:itemID="{8354F7BF-9922-4E10-94CC-182DF1A60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7304</Words>
  <Characters>41634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48841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Adam Hill</dc:creator>
  <cp:keywords/>
  <cp:lastModifiedBy>Simon Durbridge</cp:lastModifiedBy>
  <cp:revision>2</cp:revision>
  <cp:lastPrinted>2017-10-05T15:16:00Z</cp:lastPrinted>
  <dcterms:created xsi:type="dcterms:W3CDTF">2017-10-13T09:55:00Z</dcterms:created>
  <dcterms:modified xsi:type="dcterms:W3CDTF">2017-10-13T09:55:00Z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